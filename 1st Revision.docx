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3B1A" w:rsidRPr="00A554AC" w:rsidRDefault="00B36E4A" w:rsidP="00A554AC">
      <w:pPr>
        <w:pStyle w:val="Heading1"/>
        <w:numPr>
          <w:ilvl w:val="0"/>
          <w:numId w:val="2"/>
        </w:numPr>
        <w:spacing w:before="0" w:line="360" w:lineRule="auto"/>
        <w:ind w:left="360"/>
        <w:jc w:val="both"/>
        <w:rPr>
          <w:rFonts w:asciiTheme="minorBidi" w:hAnsiTheme="minorBidi" w:cstheme="minorBidi"/>
          <w:sz w:val="24"/>
          <w:szCs w:val="24"/>
        </w:rPr>
      </w:pPr>
      <w:bookmarkStart w:id="0" w:name="introduction"/>
      <w:r w:rsidRPr="00A554AC">
        <w:rPr>
          <w:rFonts w:asciiTheme="minorBidi" w:hAnsiTheme="minorBidi" w:cstheme="minorBidi"/>
          <w:sz w:val="24"/>
          <w:szCs w:val="24"/>
        </w:rPr>
        <w:t>Introduction</w:t>
      </w:r>
    </w:p>
    <w:p w:rsidR="00113B1A" w:rsidRPr="00A554AC" w:rsidDel="00A554AC" w:rsidRDefault="00A554AC" w:rsidP="00A554AC">
      <w:pPr>
        <w:pStyle w:val="FirstParagraph"/>
        <w:spacing w:before="0" w:after="0" w:line="360" w:lineRule="auto"/>
        <w:ind w:firstLine="720"/>
        <w:jc w:val="both"/>
        <w:rPr>
          <w:del w:id="1" w:author="Reza Rahbarghazi" w:date="2023-04-23T05:02:00Z"/>
          <w:rFonts w:asciiTheme="minorBidi" w:hAnsiTheme="minorBidi"/>
        </w:rPr>
        <w:pPrChange w:id="2" w:author="Reza Rahbarghazi" w:date="2023-04-23T05:02:00Z">
          <w:pPr>
            <w:pStyle w:val="FirstParagraph"/>
            <w:spacing w:before="0" w:line="360" w:lineRule="auto"/>
            <w:ind w:firstLine="720"/>
            <w:jc w:val="both"/>
          </w:pPr>
        </w:pPrChange>
      </w:pPr>
      <w:ins w:id="3" w:author="Reza Rahbarghazi" w:date="2023-04-23T04:58:00Z">
        <w:r>
          <w:rPr>
            <w:rFonts w:asciiTheme="minorBidi" w:hAnsiTheme="minorBidi"/>
          </w:rPr>
          <w:t xml:space="preserve">At present, </w:t>
        </w:r>
      </w:ins>
      <w:del w:id="4" w:author="Reza Rahbarghazi" w:date="2023-04-23T04:58:00Z">
        <w:r w:rsidR="00B36E4A" w:rsidRPr="00A554AC" w:rsidDel="00A554AC">
          <w:rPr>
            <w:rFonts w:asciiTheme="minorBidi" w:hAnsiTheme="minorBidi"/>
          </w:rPr>
          <w:delText>C</w:delText>
        </w:r>
      </w:del>
      <w:ins w:id="5" w:author="Reza Rahbarghazi" w:date="2023-04-23T04:58:00Z">
        <w:r>
          <w:rPr>
            <w:rFonts w:asciiTheme="minorBidi" w:hAnsiTheme="minorBidi"/>
          </w:rPr>
          <w:t>c</w:t>
        </w:r>
      </w:ins>
      <w:r w:rsidR="00B36E4A" w:rsidRPr="00A554AC">
        <w:rPr>
          <w:rFonts w:asciiTheme="minorBidi" w:hAnsiTheme="minorBidi"/>
        </w:rPr>
        <w:t xml:space="preserve">ardiovascular diseases (CVDs) </w:t>
      </w:r>
      <w:del w:id="6" w:author="Reza Rahbarghazi" w:date="2023-04-23T04:58:00Z">
        <w:r w:rsidR="00B36E4A" w:rsidRPr="00A554AC" w:rsidDel="00A554AC">
          <w:rPr>
            <w:rFonts w:asciiTheme="minorBidi" w:hAnsiTheme="minorBidi"/>
          </w:rPr>
          <w:delText xml:space="preserve">is a group of disorders that affect the heart and blood vessels. CVDs </w:delText>
        </w:r>
      </w:del>
      <w:r w:rsidR="00B36E4A" w:rsidRPr="00A554AC">
        <w:rPr>
          <w:rFonts w:asciiTheme="minorBidi" w:hAnsiTheme="minorBidi"/>
        </w:rPr>
        <w:t xml:space="preserve">are the leading cause of </w:t>
      </w:r>
      <w:del w:id="7" w:author="Reza Rahbarghazi" w:date="2023-04-23T04:59:00Z">
        <w:r w:rsidR="00B36E4A" w:rsidRPr="00A554AC" w:rsidDel="00A554AC">
          <w:rPr>
            <w:rFonts w:asciiTheme="minorBidi" w:hAnsiTheme="minorBidi"/>
          </w:rPr>
          <w:delText xml:space="preserve">death </w:delText>
        </w:r>
      </w:del>
      <w:ins w:id="8" w:author="Reza Rahbarghazi" w:date="2023-04-23T04:59:00Z">
        <w:r>
          <w:rPr>
            <w:rFonts w:asciiTheme="minorBidi" w:hAnsiTheme="minorBidi"/>
          </w:rPr>
          <w:t>human mortality</w:t>
        </w:r>
        <w:r w:rsidRPr="00A554AC">
          <w:rPr>
            <w:rFonts w:asciiTheme="minorBidi" w:hAnsiTheme="minorBidi"/>
          </w:rPr>
          <w:t xml:space="preserve"> </w:t>
        </w:r>
      </w:ins>
      <w:del w:id="9" w:author="Reza Rahbarghazi" w:date="2023-04-23T04:58:00Z">
        <w:r w:rsidR="00B36E4A" w:rsidRPr="00A554AC" w:rsidDel="00A554AC">
          <w:rPr>
            <w:rFonts w:asciiTheme="minorBidi" w:hAnsiTheme="minorBidi"/>
          </w:rPr>
          <w:delText>globally, taking an estimated 17.9 million lives each year, representing</w:delText>
        </w:r>
      </w:del>
      <w:ins w:id="10" w:author="Reza Rahbarghazi" w:date="2023-04-23T04:58:00Z">
        <w:r>
          <w:rPr>
            <w:rFonts w:asciiTheme="minorBidi" w:hAnsiTheme="minorBidi"/>
          </w:rPr>
          <w:t>with</w:t>
        </w:r>
      </w:ins>
      <w:r w:rsidR="00B36E4A" w:rsidRPr="00A554AC">
        <w:rPr>
          <w:rFonts w:asciiTheme="minorBidi" w:hAnsiTheme="minorBidi"/>
        </w:rPr>
        <w:t xml:space="preserve"> 32% of all global deaths</w:t>
      </w:r>
      <w:ins w:id="11" w:author="Reza Rahbarghazi" w:date="2023-04-23T04:59:00Z">
        <w:r>
          <w:rPr>
            <w:rFonts w:asciiTheme="minorBidi" w:hAnsiTheme="minorBidi"/>
          </w:rPr>
          <w:t>.</w:t>
        </w:r>
      </w:ins>
      <w:del w:id="12" w:author="Reza Rahbarghazi" w:date="2023-04-23T04:59:00Z">
        <w:r w:rsidR="00B36E4A" w:rsidRPr="00A554AC" w:rsidDel="00A554AC">
          <w:rPr>
            <w:rFonts w:asciiTheme="minorBidi" w:hAnsiTheme="minorBidi"/>
          </w:rPr>
          <w:delText>;</w:delText>
        </w:r>
      </w:del>
      <w:r w:rsidR="00B36E4A" w:rsidRPr="00A554AC">
        <w:rPr>
          <w:rFonts w:asciiTheme="minorBidi" w:hAnsiTheme="minorBidi"/>
        </w:rPr>
        <w:t xml:space="preserve"> </w:t>
      </w:r>
      <w:del w:id="13" w:author="Reza Rahbarghazi" w:date="2023-04-23T04:59:00Z">
        <w:r w:rsidR="00B36E4A" w:rsidRPr="00A554AC" w:rsidDel="00A554AC">
          <w:rPr>
            <w:rFonts w:asciiTheme="minorBidi" w:hAnsiTheme="minorBidi"/>
          </w:rPr>
          <w:delText>Of these deaths</w:delText>
        </w:r>
      </w:del>
      <w:ins w:id="14" w:author="Reza Rahbarghazi" w:date="2023-04-23T04:59:00Z">
        <w:r>
          <w:rPr>
            <w:rFonts w:asciiTheme="minorBidi" w:hAnsiTheme="minorBidi"/>
          </w:rPr>
          <w:t>It is estimated that</w:t>
        </w:r>
      </w:ins>
      <w:del w:id="15" w:author="Reza Rahbarghazi" w:date="2023-04-23T04:59:00Z">
        <w:r w:rsidR="00B36E4A" w:rsidRPr="00A554AC" w:rsidDel="00A554AC">
          <w:rPr>
            <w:rFonts w:asciiTheme="minorBidi" w:hAnsiTheme="minorBidi"/>
          </w:rPr>
          <w:delText>,</w:delText>
        </w:r>
      </w:del>
      <w:r w:rsidR="00B36E4A" w:rsidRPr="00A554AC">
        <w:rPr>
          <w:rFonts w:asciiTheme="minorBidi" w:hAnsiTheme="minorBidi"/>
        </w:rPr>
        <w:t xml:space="preserve"> </w:t>
      </w:r>
      <w:ins w:id="16" w:author="Reza Rahbarghazi" w:date="2023-04-23T04:59:00Z">
        <w:r>
          <w:rPr>
            <w:rFonts w:asciiTheme="minorBidi" w:hAnsiTheme="minorBidi"/>
          </w:rPr>
          <w:t xml:space="preserve">about </w:t>
        </w:r>
      </w:ins>
      <w:r w:rsidR="00B36E4A" w:rsidRPr="00A554AC">
        <w:rPr>
          <w:rFonts w:asciiTheme="minorBidi" w:hAnsiTheme="minorBidi"/>
        </w:rPr>
        <w:t xml:space="preserve">85% </w:t>
      </w:r>
      <w:ins w:id="17" w:author="Reza Rahbarghazi" w:date="2023-04-23T05:00:00Z">
        <w:r>
          <w:rPr>
            <w:rFonts w:asciiTheme="minorBidi" w:hAnsiTheme="minorBidi"/>
          </w:rPr>
          <w:t xml:space="preserve">of CVD patients are diagnosed with </w:t>
        </w:r>
      </w:ins>
      <w:del w:id="18" w:author="Reza Rahbarghazi" w:date="2023-04-23T05:00:00Z">
        <w:r w:rsidR="00B36E4A" w:rsidRPr="00A554AC" w:rsidDel="00A554AC">
          <w:rPr>
            <w:rFonts w:asciiTheme="minorBidi" w:hAnsiTheme="minorBidi"/>
          </w:rPr>
          <w:delText>were due to m</w:delText>
        </w:r>
      </w:del>
      <w:ins w:id="19" w:author="Reza Rahbarghazi" w:date="2023-04-23T05:00:00Z">
        <w:r>
          <w:rPr>
            <w:rFonts w:asciiTheme="minorBidi" w:hAnsiTheme="minorBidi"/>
          </w:rPr>
          <w:t>m</w:t>
        </w:r>
      </w:ins>
      <w:r w:rsidR="00B36E4A" w:rsidRPr="00A554AC">
        <w:rPr>
          <w:rFonts w:asciiTheme="minorBidi" w:hAnsiTheme="minorBidi"/>
        </w:rPr>
        <w:t>yocardial infarction (MI)</w:t>
      </w:r>
      <w:del w:id="20" w:author="Reza Rahbarghazi" w:date="2023-04-23T05:00:00Z">
        <w:r w:rsidR="00B36E4A" w:rsidRPr="00A554AC" w:rsidDel="00A554AC">
          <w:rPr>
            <w:rFonts w:asciiTheme="minorBidi" w:hAnsiTheme="minorBidi"/>
          </w:rPr>
          <w:delText xml:space="preserve"> (“Cardiovascular Diseases (CVDs)” n.d.)</w:delText>
        </w:r>
      </w:del>
      <w:r w:rsidR="00B36E4A" w:rsidRPr="00A554AC">
        <w:rPr>
          <w:rFonts w:asciiTheme="minorBidi" w:hAnsiTheme="minorBidi"/>
        </w:rPr>
        <w:t xml:space="preserve">. MI is </w:t>
      </w:r>
      <w:del w:id="21" w:author="Reza Rahbarghazi" w:date="2023-04-23T05:00:00Z">
        <w:r w:rsidR="00B36E4A" w:rsidRPr="00A554AC" w:rsidDel="00A554AC">
          <w:rPr>
            <w:rFonts w:asciiTheme="minorBidi" w:hAnsiTheme="minorBidi"/>
          </w:rPr>
          <w:delText>a</w:delText>
        </w:r>
      </w:del>
      <w:ins w:id="22" w:author="Reza Rahbarghazi" w:date="2023-04-23T05:00:00Z">
        <w:r w:rsidRPr="00A554AC">
          <w:rPr>
            <w:rFonts w:asciiTheme="minorBidi" w:hAnsiTheme="minorBidi"/>
          </w:rPr>
          <w:t>an</w:t>
        </w:r>
      </w:ins>
      <w:r w:rsidR="00B36E4A" w:rsidRPr="00A554AC">
        <w:rPr>
          <w:rFonts w:asciiTheme="minorBidi" w:hAnsiTheme="minorBidi"/>
        </w:rPr>
        <w:t xml:space="preserve"> acute coronary syndrome </w:t>
      </w:r>
      <w:del w:id="23" w:author="Reza Rahbarghazi" w:date="2023-04-23T05:00:00Z">
        <w:r w:rsidR="00B36E4A" w:rsidRPr="00A554AC" w:rsidDel="00A554AC">
          <w:rPr>
            <w:rFonts w:asciiTheme="minorBidi" w:hAnsiTheme="minorBidi"/>
          </w:rPr>
          <w:delText xml:space="preserve">in </w:delText>
        </w:r>
      </w:del>
      <w:ins w:id="24" w:author="Reza Rahbarghazi" w:date="2023-04-23T05:00:00Z">
        <w:r>
          <w:rPr>
            <w:rFonts w:asciiTheme="minorBidi" w:hAnsiTheme="minorBidi"/>
          </w:rPr>
          <w:t>with</w:t>
        </w:r>
        <w:r w:rsidRPr="00A554AC">
          <w:rPr>
            <w:rFonts w:asciiTheme="minorBidi" w:hAnsiTheme="minorBidi"/>
          </w:rPr>
          <w:t xml:space="preserve"> </w:t>
        </w:r>
      </w:ins>
      <w:del w:id="25" w:author="Reza Rahbarghazi" w:date="2023-04-23T05:01:00Z">
        <w:r w:rsidR="00B36E4A" w:rsidRPr="00A554AC" w:rsidDel="00A554AC">
          <w:rPr>
            <w:rFonts w:asciiTheme="minorBidi" w:hAnsiTheme="minorBidi"/>
          </w:rPr>
          <w:delText xml:space="preserve">which </w:delText>
        </w:r>
      </w:del>
      <w:r w:rsidR="00B36E4A" w:rsidRPr="00A554AC">
        <w:rPr>
          <w:rFonts w:asciiTheme="minorBidi" w:hAnsiTheme="minorBidi"/>
        </w:rPr>
        <w:t xml:space="preserve">sudden blockage </w:t>
      </w:r>
      <w:ins w:id="26" w:author="Reza Rahbarghazi" w:date="2023-04-23T05:01:00Z">
        <w:r>
          <w:rPr>
            <w:rFonts w:asciiTheme="minorBidi" w:hAnsiTheme="minorBidi"/>
          </w:rPr>
          <w:t xml:space="preserve">and stenosis </w:t>
        </w:r>
      </w:ins>
      <w:r w:rsidR="00B36E4A" w:rsidRPr="00A554AC">
        <w:rPr>
          <w:rFonts w:asciiTheme="minorBidi" w:hAnsiTheme="minorBidi"/>
        </w:rPr>
        <w:t xml:space="preserve">of </w:t>
      </w:r>
      <w:ins w:id="27" w:author="Reza Rahbarghazi" w:date="2023-04-23T05:44:00Z">
        <w:r w:rsidR="00F3124D">
          <w:rPr>
            <w:rFonts w:asciiTheme="minorBidi" w:hAnsiTheme="minorBidi"/>
          </w:rPr>
          <w:t xml:space="preserve">the </w:t>
        </w:r>
      </w:ins>
      <w:del w:id="28" w:author="Reza Rahbarghazi" w:date="2023-04-23T05:01:00Z">
        <w:r w:rsidR="00B36E4A" w:rsidRPr="00A554AC" w:rsidDel="00A554AC">
          <w:rPr>
            <w:rFonts w:asciiTheme="minorBidi" w:hAnsiTheme="minorBidi"/>
          </w:rPr>
          <w:delText xml:space="preserve">a </w:delText>
        </w:r>
      </w:del>
      <w:r w:rsidR="00B36E4A" w:rsidRPr="00A554AC">
        <w:rPr>
          <w:rFonts w:asciiTheme="minorBidi" w:hAnsiTheme="minorBidi"/>
        </w:rPr>
        <w:t xml:space="preserve">coronary artery, and subsequent myocardial ischemia, leading to </w:t>
      </w:r>
      <w:ins w:id="29" w:author="Reza Rahbarghazi" w:date="2023-04-23T05:01:00Z">
        <w:r>
          <w:rPr>
            <w:rFonts w:asciiTheme="minorBidi" w:hAnsiTheme="minorBidi"/>
          </w:rPr>
          <w:t xml:space="preserve">extensive </w:t>
        </w:r>
      </w:ins>
      <w:del w:id="30" w:author="Reza Rahbarghazi" w:date="2023-04-23T05:01:00Z">
        <w:r w:rsidR="00B36E4A" w:rsidRPr="00A554AC" w:rsidDel="00A554AC">
          <w:rPr>
            <w:rFonts w:asciiTheme="minorBidi" w:hAnsiTheme="minorBidi"/>
          </w:rPr>
          <w:delText xml:space="preserve">heart muscle </w:delText>
        </w:r>
      </w:del>
      <w:ins w:id="31" w:author="Reza Rahbarghazi" w:date="2023-04-23T05:01:00Z">
        <w:r>
          <w:rPr>
            <w:rFonts w:asciiTheme="minorBidi" w:hAnsiTheme="minorBidi"/>
          </w:rPr>
          <w:t xml:space="preserve">cardiomyocyte </w:t>
        </w:r>
      </w:ins>
      <w:r w:rsidR="00B36E4A" w:rsidRPr="00A554AC">
        <w:rPr>
          <w:rFonts w:asciiTheme="minorBidi" w:hAnsiTheme="minorBidi"/>
        </w:rPr>
        <w:t xml:space="preserve">damage </w:t>
      </w:r>
      <w:ins w:id="32" w:author="Reza Rahbarghazi" w:date="2023-04-23T05:01:00Z">
        <w:r>
          <w:rPr>
            <w:rFonts w:asciiTheme="minorBidi" w:hAnsiTheme="minorBidi"/>
          </w:rPr>
          <w:t xml:space="preserve">and necrosis </w:t>
        </w:r>
      </w:ins>
      <w:del w:id="33" w:author="Reza Rahbarghazi" w:date="2023-04-23T05:01:00Z">
        <w:r w:rsidR="00B36E4A" w:rsidRPr="00A554AC" w:rsidDel="00A554AC">
          <w:rPr>
            <w:rFonts w:asciiTheme="minorBidi" w:hAnsiTheme="minorBidi"/>
          </w:rPr>
          <w:delText xml:space="preserve">or death </w:delText>
        </w:r>
      </w:del>
      <w:r w:rsidR="00B36E4A" w:rsidRPr="00A554AC">
        <w:rPr>
          <w:rFonts w:asciiTheme="minorBidi" w:hAnsiTheme="minorBidi"/>
        </w:rPr>
        <w:t>(Yap et al. 2023).</w:t>
      </w:r>
      <w:ins w:id="34" w:author="Reza Rahbarghazi" w:date="2023-04-23T05:02:00Z">
        <w:r>
          <w:rPr>
            <w:rFonts w:asciiTheme="minorBidi" w:hAnsiTheme="minorBidi"/>
          </w:rPr>
          <w:t xml:space="preserve"> </w:t>
        </w:r>
      </w:ins>
    </w:p>
    <w:p w:rsidR="00A554AC" w:rsidRDefault="00A554AC" w:rsidP="00A554AC">
      <w:pPr>
        <w:pStyle w:val="FirstParagraph"/>
        <w:spacing w:before="0" w:after="0" w:line="360" w:lineRule="auto"/>
        <w:ind w:firstLine="720"/>
        <w:jc w:val="both"/>
        <w:rPr>
          <w:ins w:id="35" w:author="Reza Rahbarghazi" w:date="2023-04-23T05:02:00Z"/>
          <w:rFonts w:asciiTheme="minorBidi" w:hAnsiTheme="minorBidi"/>
        </w:rPr>
        <w:pPrChange w:id="36" w:author="Reza Rahbarghazi" w:date="2023-04-23T05:02:00Z">
          <w:pPr>
            <w:pStyle w:val="BodyText"/>
            <w:spacing w:line="360" w:lineRule="auto"/>
            <w:jc w:val="both"/>
          </w:pPr>
        </w:pPrChange>
      </w:pPr>
    </w:p>
    <w:p w:rsidR="00113B1A" w:rsidRPr="00A554AC" w:rsidDel="00B36E4A" w:rsidRDefault="00B36E4A" w:rsidP="00F3124D">
      <w:pPr>
        <w:pStyle w:val="FirstParagraph"/>
        <w:spacing w:before="0" w:after="0" w:line="360" w:lineRule="auto"/>
        <w:ind w:firstLine="720"/>
        <w:jc w:val="both"/>
        <w:rPr>
          <w:del w:id="37" w:author="Reza Rahbarghazi" w:date="2023-04-23T05:23:00Z"/>
          <w:rFonts w:asciiTheme="minorBidi" w:hAnsiTheme="minorBidi"/>
        </w:rPr>
        <w:pPrChange w:id="38" w:author="Reza Rahbarghazi" w:date="2023-04-23T05:46:00Z">
          <w:pPr>
            <w:pStyle w:val="BodyText"/>
            <w:spacing w:line="360" w:lineRule="auto"/>
            <w:jc w:val="both"/>
          </w:pPr>
        </w:pPrChange>
      </w:pPr>
      <w:r w:rsidRPr="00A554AC">
        <w:rPr>
          <w:rFonts w:asciiTheme="minorBidi" w:hAnsiTheme="minorBidi"/>
        </w:rPr>
        <w:t xml:space="preserve">Over the last 50 years, </w:t>
      </w:r>
      <w:ins w:id="39" w:author="Reza Rahbarghazi" w:date="2023-04-23T05:02:00Z">
        <w:r w:rsidR="00A554AC">
          <w:rPr>
            <w:rFonts w:asciiTheme="minorBidi" w:hAnsiTheme="minorBidi"/>
          </w:rPr>
          <w:t>numerous attempts have been collected to use</w:t>
        </w:r>
      </w:ins>
      <w:ins w:id="40" w:author="Reza Rahbarghazi" w:date="2023-04-23T05:03:00Z">
        <w:r w:rsidR="00A554AC">
          <w:rPr>
            <w:rFonts w:asciiTheme="minorBidi" w:hAnsiTheme="minorBidi"/>
          </w:rPr>
          <w:t xml:space="preserve"> </w:t>
        </w:r>
      </w:ins>
      <w:r w:rsidRPr="00A554AC">
        <w:rPr>
          <w:rFonts w:asciiTheme="minorBidi" w:hAnsiTheme="minorBidi"/>
        </w:rPr>
        <w:t xml:space="preserve">biomarkers </w:t>
      </w:r>
      <w:ins w:id="41" w:author="Reza Rahbarghazi" w:date="2023-04-23T05:03:00Z">
        <w:r w:rsidR="00A554AC" w:rsidRPr="00A554AC">
          <w:rPr>
            <w:rFonts w:asciiTheme="minorBidi" w:hAnsiTheme="minorBidi"/>
          </w:rPr>
          <w:t xml:space="preserve">to facilitate diagnosis, assess risk, </w:t>
        </w:r>
        <w:r w:rsidR="00A554AC">
          <w:rPr>
            <w:rFonts w:asciiTheme="minorBidi" w:hAnsiTheme="minorBidi"/>
          </w:rPr>
          <w:t>follow-up</w:t>
        </w:r>
        <w:r w:rsidR="00A554AC" w:rsidRPr="00A554AC">
          <w:rPr>
            <w:rFonts w:asciiTheme="minorBidi" w:hAnsiTheme="minorBidi"/>
          </w:rPr>
          <w:t xml:space="preserve"> therapy</w:t>
        </w:r>
      </w:ins>
      <w:ins w:id="42" w:author="Reza Rahbarghazi" w:date="2023-04-23T05:44:00Z">
        <w:r w:rsidR="00F3124D">
          <w:rPr>
            <w:rFonts w:asciiTheme="minorBidi" w:hAnsiTheme="minorBidi"/>
          </w:rPr>
          <w:t>,</w:t>
        </w:r>
      </w:ins>
      <w:ins w:id="43" w:author="Reza Rahbarghazi" w:date="2023-04-23T05:03:00Z">
        <w:r w:rsidR="00A554AC" w:rsidRPr="00A554AC">
          <w:rPr>
            <w:rFonts w:asciiTheme="minorBidi" w:hAnsiTheme="minorBidi"/>
          </w:rPr>
          <w:t xml:space="preserve"> and determine </w:t>
        </w:r>
      </w:ins>
      <w:ins w:id="44" w:author="Reza Rahbarghazi" w:date="2023-04-23T05:04:00Z">
        <w:r w:rsidR="00A554AC">
          <w:rPr>
            <w:rFonts w:asciiTheme="minorBidi" w:hAnsiTheme="minorBidi"/>
          </w:rPr>
          <w:t>therapeutic</w:t>
        </w:r>
      </w:ins>
      <w:ins w:id="45" w:author="Reza Rahbarghazi" w:date="2023-04-23T05:03:00Z">
        <w:r w:rsidR="00A554AC">
          <w:rPr>
            <w:rFonts w:asciiTheme="minorBidi" w:hAnsiTheme="minorBidi"/>
          </w:rPr>
          <w:t xml:space="preserve"> </w:t>
        </w:r>
        <w:r w:rsidR="00A554AC" w:rsidRPr="00A554AC">
          <w:rPr>
            <w:rFonts w:asciiTheme="minorBidi" w:hAnsiTheme="minorBidi"/>
          </w:rPr>
          <w:t xml:space="preserve">efficacy </w:t>
        </w:r>
      </w:ins>
      <w:ins w:id="46" w:author="Reza Rahbarghazi" w:date="2023-04-23T05:04:00Z">
        <w:r w:rsidR="00A554AC">
          <w:rPr>
            <w:rFonts w:asciiTheme="minorBidi" w:hAnsiTheme="minorBidi"/>
          </w:rPr>
          <w:t xml:space="preserve">in </w:t>
        </w:r>
      </w:ins>
      <w:ins w:id="47" w:author="Reza Rahbarghazi" w:date="2023-04-23T05:03:00Z">
        <w:r w:rsidR="00A554AC" w:rsidRPr="00A554AC">
          <w:rPr>
            <w:rFonts w:asciiTheme="minorBidi" w:hAnsiTheme="minorBidi"/>
          </w:rPr>
          <w:t xml:space="preserve">CVDs </w:t>
        </w:r>
      </w:ins>
      <w:del w:id="48" w:author="Reza Rahbarghazi" w:date="2023-04-23T05:03:00Z">
        <w:r w:rsidRPr="00A554AC" w:rsidDel="00A554AC">
          <w:rPr>
            <w:rFonts w:asciiTheme="minorBidi" w:hAnsiTheme="minorBidi"/>
          </w:rPr>
          <w:delText xml:space="preserve">are used </w:delText>
        </w:r>
      </w:del>
      <w:del w:id="49" w:author="Reza Rahbarghazi" w:date="2023-04-23T05:04:00Z">
        <w:r w:rsidRPr="00A554AC" w:rsidDel="00A554AC">
          <w:rPr>
            <w:rFonts w:asciiTheme="minorBidi" w:hAnsiTheme="minorBidi"/>
          </w:rPr>
          <w:delText xml:space="preserve">in CVDs </w:delText>
        </w:r>
      </w:del>
      <w:del w:id="50" w:author="Reza Rahbarghazi" w:date="2023-04-23T05:03:00Z">
        <w:r w:rsidRPr="00A554AC" w:rsidDel="00A554AC">
          <w:rPr>
            <w:rFonts w:asciiTheme="minorBidi" w:hAnsiTheme="minorBidi"/>
          </w:rPr>
          <w:delText xml:space="preserve">to facilitate diagnosis, assess risk, direct therapy and determine efficacy of CVDs treatment </w:delText>
        </w:r>
      </w:del>
      <w:del w:id="51" w:author="Reza Rahbarghazi" w:date="2023-04-23T05:04:00Z">
        <w:r w:rsidRPr="00A554AC" w:rsidDel="00A554AC">
          <w:rPr>
            <w:rFonts w:asciiTheme="minorBidi" w:hAnsiTheme="minorBidi"/>
          </w:rPr>
          <w:delText>[BioH]</w:delText>
        </w:r>
      </w:del>
      <w:ins w:id="52" w:author="Reza Rahbarghazi" w:date="2023-04-23T05:04:00Z">
        <w:r w:rsidR="00A554AC">
          <w:rPr>
            <w:rFonts w:asciiTheme="minorBidi" w:hAnsiTheme="minorBidi"/>
          </w:rPr>
          <w:t>candidates</w:t>
        </w:r>
      </w:ins>
      <w:r w:rsidRPr="00A554AC">
        <w:rPr>
          <w:rFonts w:asciiTheme="minorBidi" w:hAnsiTheme="minorBidi"/>
        </w:rPr>
        <w:t xml:space="preserve">. </w:t>
      </w:r>
      <w:ins w:id="53" w:author="Reza Rahbarghazi" w:date="2023-04-23T05:05:00Z">
        <w:r w:rsidR="00543074">
          <w:rPr>
            <w:rFonts w:asciiTheme="minorBidi" w:hAnsiTheme="minorBidi"/>
          </w:rPr>
          <w:t xml:space="preserve">Based on the released guidelines, </w:t>
        </w:r>
      </w:ins>
      <w:del w:id="54" w:author="Reza Rahbarghazi" w:date="2023-04-23T05:05:00Z">
        <w:r w:rsidRPr="00A554AC" w:rsidDel="00543074">
          <w:rPr>
            <w:rFonts w:asciiTheme="minorBidi" w:hAnsiTheme="minorBidi"/>
          </w:rPr>
          <w:delText xml:space="preserve">The latest universal definition of MI recognizes the importance of </w:delText>
        </w:r>
      </w:del>
      <w:r w:rsidRPr="00A554AC">
        <w:rPr>
          <w:rFonts w:asciiTheme="minorBidi" w:hAnsiTheme="minorBidi"/>
        </w:rPr>
        <w:t xml:space="preserve">cardiac troponins (cTns) </w:t>
      </w:r>
      <w:del w:id="55" w:author="Reza Rahbarghazi" w:date="2023-04-23T05:05:00Z">
        <w:r w:rsidRPr="00A554AC" w:rsidDel="00543074">
          <w:rPr>
            <w:rFonts w:asciiTheme="minorBidi" w:hAnsiTheme="minorBidi"/>
          </w:rPr>
          <w:delText xml:space="preserve">in </w:delText>
        </w:r>
      </w:del>
      <w:ins w:id="56" w:author="Reza Rahbarghazi" w:date="2023-04-23T05:07:00Z">
        <w:r w:rsidR="00543074">
          <w:rPr>
            <w:rFonts w:asciiTheme="minorBidi" w:hAnsiTheme="minorBidi"/>
          </w:rPr>
          <w:t>are</w:t>
        </w:r>
      </w:ins>
      <w:ins w:id="57" w:author="Reza Rahbarghazi" w:date="2023-04-23T05:05:00Z">
        <w:r w:rsidR="00543074">
          <w:rPr>
            <w:rFonts w:asciiTheme="minorBidi" w:hAnsiTheme="minorBidi"/>
          </w:rPr>
          <w:t xml:space="preserve"> used as </w:t>
        </w:r>
      </w:ins>
      <w:ins w:id="58" w:author="Reza Rahbarghazi" w:date="2023-04-23T05:44:00Z">
        <w:r w:rsidR="00F3124D">
          <w:rPr>
            <w:rFonts w:asciiTheme="minorBidi" w:hAnsiTheme="minorBidi"/>
          </w:rPr>
          <w:t xml:space="preserve">a </w:t>
        </w:r>
      </w:ins>
      <w:ins w:id="59" w:author="Reza Rahbarghazi" w:date="2023-04-23T05:05:00Z">
        <w:r w:rsidR="00543074">
          <w:rPr>
            <w:rFonts w:asciiTheme="minorBidi" w:hAnsiTheme="minorBidi"/>
          </w:rPr>
          <w:t xml:space="preserve">highly-sensitive and </w:t>
        </w:r>
      </w:ins>
      <w:ins w:id="60" w:author="Reza Rahbarghazi" w:date="2023-04-23T05:06:00Z">
        <w:r w:rsidR="00543074">
          <w:rPr>
            <w:rFonts w:asciiTheme="minorBidi" w:hAnsiTheme="minorBidi"/>
          </w:rPr>
          <w:t>accurate</w:t>
        </w:r>
      </w:ins>
      <w:ins w:id="61" w:author="Reza Rahbarghazi" w:date="2023-04-23T05:05:00Z">
        <w:r w:rsidR="00543074">
          <w:rPr>
            <w:rFonts w:asciiTheme="minorBidi" w:hAnsiTheme="minorBidi"/>
          </w:rPr>
          <w:t xml:space="preserve"> approach </w:t>
        </w:r>
      </w:ins>
      <w:del w:id="62" w:author="Reza Rahbarghazi" w:date="2023-04-23T05:07:00Z">
        <w:r w:rsidRPr="00A554AC" w:rsidDel="00DA266E">
          <w:rPr>
            <w:rFonts w:asciiTheme="minorBidi" w:hAnsiTheme="minorBidi"/>
          </w:rPr>
          <w:delText xml:space="preserve">detecting </w:delText>
        </w:r>
      </w:del>
      <w:ins w:id="63" w:author="Reza Rahbarghazi" w:date="2023-04-23T05:07:00Z">
        <w:r w:rsidR="00DA266E">
          <w:rPr>
            <w:rFonts w:asciiTheme="minorBidi" w:hAnsiTheme="minorBidi"/>
          </w:rPr>
          <w:t>for the detection of</w:t>
        </w:r>
        <w:r w:rsidR="00DA266E" w:rsidRPr="00A554AC">
          <w:rPr>
            <w:rFonts w:asciiTheme="minorBidi" w:hAnsiTheme="minorBidi"/>
          </w:rPr>
          <w:t xml:space="preserve"> </w:t>
        </w:r>
      </w:ins>
      <w:r w:rsidRPr="00A554AC">
        <w:rPr>
          <w:rFonts w:asciiTheme="minorBidi" w:hAnsiTheme="minorBidi"/>
        </w:rPr>
        <w:t xml:space="preserve">myocardial </w:t>
      </w:r>
      <w:del w:id="64" w:author="Reza Rahbarghazi" w:date="2023-04-23T05:07:00Z">
        <w:r w:rsidRPr="00A554AC" w:rsidDel="00DA266E">
          <w:rPr>
            <w:rFonts w:asciiTheme="minorBidi" w:hAnsiTheme="minorBidi"/>
          </w:rPr>
          <w:delText xml:space="preserve">injury </w:delText>
        </w:r>
      </w:del>
      <w:ins w:id="65" w:author="Reza Rahbarghazi" w:date="2023-04-23T05:07:00Z">
        <w:r w:rsidR="00DA266E">
          <w:rPr>
            <w:rFonts w:asciiTheme="minorBidi" w:hAnsiTheme="minorBidi"/>
          </w:rPr>
          <w:t>ischemia</w:t>
        </w:r>
      </w:ins>
      <w:del w:id="66" w:author="Reza Rahbarghazi" w:date="2023-04-23T05:07:00Z">
        <w:r w:rsidRPr="00A554AC" w:rsidDel="00DA266E">
          <w:rPr>
            <w:rFonts w:asciiTheme="minorBidi" w:hAnsiTheme="minorBidi"/>
          </w:rPr>
          <w:delText>as a separate disease entity</w:delText>
        </w:r>
      </w:del>
      <w:r w:rsidRPr="00A554AC">
        <w:rPr>
          <w:rFonts w:asciiTheme="minorBidi" w:hAnsiTheme="minorBidi"/>
        </w:rPr>
        <w:t xml:space="preserve">. </w:t>
      </w:r>
      <w:del w:id="67" w:author="Reza Rahbarghazi" w:date="2023-04-23T05:07:00Z">
        <w:r w:rsidRPr="00A554AC" w:rsidDel="00DA266E">
          <w:rPr>
            <w:rFonts w:asciiTheme="minorBidi" w:hAnsiTheme="minorBidi"/>
          </w:rPr>
          <w:delText>However</w:delText>
        </w:r>
      </w:del>
      <w:ins w:id="68" w:author="Reza Rahbarghazi" w:date="2023-04-23T05:07:00Z">
        <w:r w:rsidR="00DA266E">
          <w:rPr>
            <w:rFonts w:asciiTheme="minorBidi" w:hAnsiTheme="minorBidi"/>
          </w:rPr>
          <w:t>Despite the inherent advantages</w:t>
        </w:r>
      </w:ins>
      <w:r w:rsidRPr="00A554AC">
        <w:rPr>
          <w:rFonts w:asciiTheme="minorBidi" w:hAnsiTheme="minorBidi"/>
        </w:rPr>
        <w:t xml:space="preserve">, the </w:t>
      </w:r>
      <w:del w:id="69" w:author="Reza Rahbarghazi" w:date="2023-04-23T05:08:00Z">
        <w:r w:rsidRPr="00A554AC" w:rsidDel="00DA266E">
          <w:rPr>
            <w:rFonts w:asciiTheme="minorBidi" w:hAnsiTheme="minorBidi"/>
          </w:rPr>
          <w:delText xml:space="preserve">increased </w:delText>
        </w:r>
      </w:del>
      <w:ins w:id="70" w:author="Reza Rahbarghazi" w:date="2023-04-23T05:08:00Z">
        <w:r w:rsidR="00DA266E">
          <w:rPr>
            <w:rFonts w:asciiTheme="minorBidi" w:hAnsiTheme="minorBidi"/>
          </w:rPr>
          <w:t>high-rate</w:t>
        </w:r>
        <w:r w:rsidR="00DA266E" w:rsidRPr="00A554AC">
          <w:rPr>
            <w:rFonts w:asciiTheme="minorBidi" w:hAnsiTheme="minorBidi"/>
          </w:rPr>
          <w:t xml:space="preserve"> </w:t>
        </w:r>
      </w:ins>
      <w:r w:rsidRPr="00A554AC">
        <w:rPr>
          <w:rFonts w:asciiTheme="minorBidi" w:hAnsiTheme="minorBidi"/>
        </w:rPr>
        <w:t>sensitivity of cTn</w:t>
      </w:r>
      <w:ins w:id="71" w:author="Reza Rahbarghazi" w:date="2023-04-23T05:08:00Z">
        <w:r w:rsidR="00DA266E">
          <w:rPr>
            <w:rFonts w:asciiTheme="minorBidi" w:hAnsiTheme="minorBidi"/>
          </w:rPr>
          <w:t>-based</w:t>
        </w:r>
      </w:ins>
      <w:r w:rsidRPr="00A554AC">
        <w:rPr>
          <w:rFonts w:asciiTheme="minorBidi" w:hAnsiTheme="minorBidi"/>
        </w:rPr>
        <w:t xml:space="preserve"> assays has also led to more false positive</w:t>
      </w:r>
      <w:ins w:id="72" w:author="Reza Rahbarghazi" w:date="2023-04-23T05:09:00Z">
        <w:r w:rsidR="00DA266E">
          <w:rPr>
            <w:rFonts w:asciiTheme="minorBidi" w:hAnsiTheme="minorBidi"/>
          </w:rPr>
          <w:t xml:space="preserve"> results</w:t>
        </w:r>
      </w:ins>
      <w:del w:id="73" w:author="Reza Rahbarghazi" w:date="2023-04-23T05:09:00Z">
        <w:r w:rsidRPr="00A554AC" w:rsidDel="00DA266E">
          <w:rPr>
            <w:rFonts w:asciiTheme="minorBidi" w:hAnsiTheme="minorBidi"/>
          </w:rPr>
          <w:delText>s</w:delText>
        </w:r>
      </w:del>
      <w:r w:rsidRPr="00A554AC">
        <w:rPr>
          <w:rFonts w:asciiTheme="minorBidi" w:hAnsiTheme="minorBidi"/>
        </w:rPr>
        <w:t xml:space="preserve"> (Thygesen et al. 2018), which </w:t>
      </w:r>
      <w:del w:id="74" w:author="Reza Rahbarghazi" w:date="2023-04-23T05:09:00Z">
        <w:r w:rsidRPr="00A554AC" w:rsidDel="00DA266E">
          <w:rPr>
            <w:rFonts w:asciiTheme="minorBidi" w:hAnsiTheme="minorBidi"/>
          </w:rPr>
          <w:delText xml:space="preserve">require </w:delText>
        </w:r>
      </w:del>
      <w:ins w:id="75" w:author="Reza Rahbarghazi" w:date="2023-04-23T05:09:00Z">
        <w:r w:rsidR="00DA266E">
          <w:rPr>
            <w:rFonts w:asciiTheme="minorBidi" w:hAnsiTheme="minorBidi"/>
          </w:rPr>
          <w:t>do necessitate</w:t>
        </w:r>
        <w:r w:rsidR="00DA266E" w:rsidRPr="00A554AC">
          <w:rPr>
            <w:rFonts w:asciiTheme="minorBidi" w:hAnsiTheme="minorBidi"/>
          </w:rPr>
          <w:t xml:space="preserve"> </w:t>
        </w:r>
        <w:r w:rsidR="00DA266E">
          <w:rPr>
            <w:rFonts w:asciiTheme="minorBidi" w:hAnsiTheme="minorBidi"/>
          </w:rPr>
          <w:t xml:space="preserve">the advent and development of </w:t>
        </w:r>
      </w:ins>
      <w:r w:rsidRPr="00A554AC">
        <w:rPr>
          <w:rFonts w:asciiTheme="minorBidi" w:hAnsiTheme="minorBidi"/>
        </w:rPr>
        <w:t xml:space="preserve">new </w:t>
      </w:r>
      <w:del w:id="76" w:author="Reza Rahbarghazi" w:date="2023-04-23T05:09:00Z">
        <w:r w:rsidRPr="00A554AC" w:rsidDel="00DA266E">
          <w:rPr>
            <w:rFonts w:asciiTheme="minorBidi" w:hAnsiTheme="minorBidi"/>
          </w:rPr>
          <w:delText xml:space="preserve">definitions </w:delText>
        </w:r>
      </w:del>
      <w:ins w:id="77" w:author="Reza Rahbarghazi" w:date="2023-04-23T05:09:00Z">
        <w:r w:rsidR="00DA266E">
          <w:rPr>
            <w:rFonts w:asciiTheme="minorBidi" w:hAnsiTheme="minorBidi"/>
          </w:rPr>
          <w:t>modalities</w:t>
        </w:r>
        <w:r w:rsidR="00DA266E" w:rsidRPr="00A554AC">
          <w:rPr>
            <w:rFonts w:asciiTheme="minorBidi" w:hAnsiTheme="minorBidi"/>
          </w:rPr>
          <w:t xml:space="preserve"> </w:t>
        </w:r>
      </w:ins>
      <w:del w:id="78" w:author="Reza Rahbarghazi" w:date="2023-04-23T05:09:00Z">
        <w:r w:rsidRPr="00A554AC" w:rsidDel="00DA266E">
          <w:rPr>
            <w:rFonts w:asciiTheme="minorBidi" w:hAnsiTheme="minorBidi"/>
          </w:rPr>
          <w:delText xml:space="preserve">of </w:delText>
        </w:r>
      </w:del>
      <w:ins w:id="79" w:author="Reza Rahbarghazi" w:date="2023-04-23T05:09:00Z">
        <w:r w:rsidR="00DA266E">
          <w:rPr>
            <w:rFonts w:asciiTheme="minorBidi" w:hAnsiTheme="minorBidi"/>
          </w:rPr>
          <w:t>with</w:t>
        </w:r>
        <w:r w:rsidR="00DA266E" w:rsidRPr="00A554AC">
          <w:rPr>
            <w:rFonts w:asciiTheme="minorBidi" w:hAnsiTheme="minorBidi"/>
          </w:rPr>
          <w:t xml:space="preserve"> </w:t>
        </w:r>
      </w:ins>
      <w:r w:rsidRPr="00A554AC">
        <w:rPr>
          <w:rFonts w:asciiTheme="minorBidi" w:hAnsiTheme="minorBidi"/>
        </w:rPr>
        <w:t xml:space="preserve">pathological values. To improve </w:t>
      </w:r>
      <w:ins w:id="80" w:author="Reza Rahbarghazi" w:date="2023-04-23T05:12:00Z">
        <w:r w:rsidR="00DA266E">
          <w:rPr>
            <w:rFonts w:asciiTheme="minorBidi" w:hAnsiTheme="minorBidi"/>
            <w:lang w:bidi="fa-IR"/>
          </w:rPr>
          <w:t xml:space="preserve">diagnostic value </w:t>
        </w:r>
      </w:ins>
      <w:r w:rsidRPr="00A554AC">
        <w:rPr>
          <w:rFonts w:asciiTheme="minorBidi" w:hAnsiTheme="minorBidi"/>
        </w:rPr>
        <w:t xml:space="preserve">upon existing </w:t>
      </w:r>
      <w:ins w:id="81" w:author="Reza Rahbarghazi" w:date="2023-04-23T05:12:00Z">
        <w:r w:rsidR="00DA266E" w:rsidRPr="00A554AC">
          <w:rPr>
            <w:rFonts w:asciiTheme="minorBidi" w:hAnsiTheme="minorBidi"/>
          </w:rPr>
          <w:t xml:space="preserve">CVD </w:t>
        </w:r>
      </w:ins>
      <w:r w:rsidRPr="00A554AC">
        <w:rPr>
          <w:rFonts w:asciiTheme="minorBidi" w:hAnsiTheme="minorBidi"/>
        </w:rPr>
        <w:t>biomarkers</w:t>
      </w:r>
      <w:del w:id="82" w:author="Reza Rahbarghazi" w:date="2023-04-23T05:12:00Z">
        <w:r w:rsidRPr="00A554AC" w:rsidDel="00DA266E">
          <w:rPr>
            <w:rFonts w:asciiTheme="minorBidi" w:hAnsiTheme="minorBidi"/>
          </w:rPr>
          <w:delText xml:space="preserve"> for CVDs</w:delText>
        </w:r>
      </w:del>
      <w:r w:rsidRPr="00A554AC">
        <w:rPr>
          <w:rFonts w:asciiTheme="minorBidi" w:hAnsiTheme="minorBidi"/>
        </w:rPr>
        <w:t xml:space="preserve">, </w:t>
      </w:r>
      <w:ins w:id="83" w:author="Reza Rahbarghazi" w:date="2023-04-23T05:13:00Z">
        <w:r w:rsidR="00DA266E">
          <w:rPr>
            <w:rFonts w:asciiTheme="minorBidi" w:hAnsiTheme="minorBidi"/>
          </w:rPr>
          <w:t>the combination of</w:t>
        </w:r>
        <w:r w:rsidR="00DA266E" w:rsidRPr="00A554AC">
          <w:rPr>
            <w:rFonts w:asciiTheme="minorBidi" w:hAnsiTheme="minorBidi"/>
          </w:rPr>
          <w:t xml:space="preserve"> </w:t>
        </w:r>
      </w:ins>
      <w:r w:rsidRPr="00A554AC">
        <w:rPr>
          <w:rFonts w:asciiTheme="minorBidi" w:hAnsiTheme="minorBidi"/>
        </w:rPr>
        <w:t xml:space="preserve">complementary </w:t>
      </w:r>
      <w:ins w:id="84" w:author="Reza Rahbarghazi" w:date="2023-04-23T05:13:00Z">
        <w:r w:rsidR="00DA266E" w:rsidRPr="00DA266E">
          <w:rPr>
            <w:rFonts w:asciiTheme="minorBidi" w:hAnsiTheme="minorBidi"/>
          </w:rPr>
          <w:t>biological marker</w:t>
        </w:r>
        <w:r w:rsidR="00DA266E">
          <w:rPr>
            <w:rFonts w:asciiTheme="minorBidi" w:hAnsiTheme="minorBidi"/>
          </w:rPr>
          <w:t>s</w:t>
        </w:r>
      </w:ins>
      <w:ins w:id="85" w:author="Reza Rahbarghazi" w:date="2023-04-23T05:14:00Z">
        <w:r w:rsidR="00DA266E">
          <w:rPr>
            <w:rFonts w:asciiTheme="minorBidi" w:hAnsiTheme="minorBidi"/>
          </w:rPr>
          <w:t>, such as microRNAs</w:t>
        </w:r>
      </w:ins>
      <w:ins w:id="86" w:author="Reza Rahbarghazi" w:date="2023-04-23T05:15:00Z">
        <w:r w:rsidR="00DA266E">
          <w:rPr>
            <w:rFonts w:asciiTheme="minorBidi" w:hAnsiTheme="minorBidi"/>
          </w:rPr>
          <w:t xml:space="preserve"> (miRNAs)</w:t>
        </w:r>
      </w:ins>
      <w:ins w:id="87" w:author="Reza Rahbarghazi" w:date="2023-04-23T05:14:00Z">
        <w:r w:rsidR="00DA266E">
          <w:rPr>
            <w:rFonts w:asciiTheme="minorBidi" w:hAnsiTheme="minorBidi"/>
          </w:rPr>
          <w:t xml:space="preserve"> and other genetic factors,</w:t>
        </w:r>
      </w:ins>
      <w:ins w:id="88" w:author="Reza Rahbarghazi" w:date="2023-04-23T05:13:00Z">
        <w:r w:rsidR="00DA266E" w:rsidRPr="00DA266E" w:rsidDel="00DA266E">
          <w:rPr>
            <w:rFonts w:asciiTheme="minorBidi" w:hAnsiTheme="minorBidi"/>
          </w:rPr>
          <w:t xml:space="preserve"> </w:t>
        </w:r>
      </w:ins>
      <w:del w:id="89" w:author="Reza Rahbarghazi" w:date="2023-04-23T05:13:00Z">
        <w:r w:rsidRPr="00A554AC" w:rsidDel="00DA266E">
          <w:rPr>
            <w:rFonts w:asciiTheme="minorBidi" w:hAnsiTheme="minorBidi"/>
          </w:rPr>
          <w:delText xml:space="preserve">biomarker combinations </w:delText>
        </w:r>
      </w:del>
      <w:del w:id="90" w:author="Reza Rahbarghazi" w:date="2023-04-23T05:44:00Z">
        <w:r w:rsidRPr="00A554AC" w:rsidDel="00F3124D">
          <w:rPr>
            <w:rFonts w:asciiTheme="minorBidi" w:hAnsiTheme="minorBidi"/>
          </w:rPr>
          <w:delText>are</w:delText>
        </w:r>
      </w:del>
      <w:ins w:id="91" w:author="Reza Rahbarghazi" w:date="2023-04-23T05:44:00Z">
        <w:r w:rsidR="00F3124D">
          <w:rPr>
            <w:rFonts w:asciiTheme="minorBidi" w:hAnsiTheme="minorBidi"/>
          </w:rPr>
          <w:t>is</w:t>
        </w:r>
      </w:ins>
      <w:r w:rsidRPr="00A554AC">
        <w:rPr>
          <w:rFonts w:asciiTheme="minorBidi" w:hAnsiTheme="minorBidi"/>
        </w:rPr>
        <w:t xml:space="preserve"> </w:t>
      </w:r>
      <w:ins w:id="92" w:author="Reza Rahbarghazi" w:date="2023-04-23T05:46:00Z">
        <w:r w:rsidR="00F3124D">
          <w:rPr>
            <w:rFonts w:asciiTheme="minorBidi" w:hAnsiTheme="minorBidi"/>
          </w:rPr>
          <w:t>proposed</w:t>
        </w:r>
      </w:ins>
      <w:ins w:id="93" w:author="Reza Rahbarghazi" w:date="2023-04-23T05:14:00Z">
        <w:r w:rsidR="00DA266E">
          <w:rPr>
            <w:rFonts w:asciiTheme="minorBidi" w:hAnsiTheme="minorBidi"/>
          </w:rPr>
          <w:t xml:space="preserve">. </w:t>
        </w:r>
      </w:ins>
      <w:del w:id="94" w:author="Reza Rahbarghazi" w:date="2023-04-23T05:14:00Z">
        <w:r w:rsidRPr="00A554AC" w:rsidDel="00DA266E">
          <w:rPr>
            <w:rFonts w:asciiTheme="minorBidi" w:hAnsiTheme="minorBidi"/>
          </w:rPr>
          <w:delText xml:space="preserve">being explored, including noncoding RNAs. </w:delText>
        </w:r>
      </w:del>
      <w:del w:id="95" w:author="Reza Rahbarghazi" w:date="2023-04-23T05:15:00Z">
        <w:r w:rsidRPr="00A554AC" w:rsidDel="00DA266E">
          <w:rPr>
            <w:rFonts w:asciiTheme="minorBidi" w:hAnsiTheme="minorBidi"/>
          </w:rPr>
          <w:delText xml:space="preserve">Initial </w:delText>
        </w:r>
      </w:del>
      <w:ins w:id="96" w:author="Reza Rahbarghazi" w:date="2023-04-23T05:15:00Z">
        <w:r w:rsidR="00DA266E">
          <w:rPr>
            <w:rFonts w:asciiTheme="minorBidi" w:hAnsiTheme="minorBidi"/>
          </w:rPr>
          <w:t xml:space="preserve">Previous data </w:t>
        </w:r>
      </w:ins>
      <w:del w:id="97" w:author="Reza Rahbarghazi" w:date="2023-04-23T05:15:00Z">
        <w:r w:rsidRPr="00A554AC" w:rsidDel="00DA266E">
          <w:rPr>
            <w:rFonts w:asciiTheme="minorBidi" w:hAnsiTheme="minorBidi"/>
          </w:rPr>
          <w:delText xml:space="preserve">results </w:delText>
        </w:r>
      </w:del>
      <w:ins w:id="98" w:author="Reza Rahbarghazi" w:date="2023-04-23T05:15:00Z">
        <w:r w:rsidR="00DA266E">
          <w:rPr>
            <w:rFonts w:asciiTheme="minorBidi" w:hAnsiTheme="minorBidi"/>
          </w:rPr>
          <w:t xml:space="preserve">support </w:t>
        </w:r>
      </w:ins>
      <w:ins w:id="99" w:author="Reza Rahbarghazi" w:date="2023-04-23T05:44:00Z">
        <w:r w:rsidR="00F3124D">
          <w:rPr>
            <w:rFonts w:asciiTheme="minorBidi" w:hAnsiTheme="minorBidi"/>
          </w:rPr>
          <w:t>the</w:t>
        </w:r>
      </w:ins>
      <w:ins w:id="100" w:author="Reza Rahbarghazi" w:date="2023-04-23T05:15:00Z">
        <w:r w:rsidR="00DA266E">
          <w:rPr>
            <w:rFonts w:asciiTheme="minorBidi" w:hAnsiTheme="minorBidi"/>
          </w:rPr>
          <w:t xml:space="preserve"> notion that </w:t>
        </w:r>
      </w:ins>
      <w:del w:id="101" w:author="Reza Rahbarghazi" w:date="2023-04-23T05:15:00Z">
        <w:r w:rsidRPr="00A554AC" w:rsidDel="00DA266E">
          <w:rPr>
            <w:rFonts w:asciiTheme="minorBidi" w:hAnsiTheme="minorBidi"/>
          </w:rPr>
          <w:delText>suggest that MicroRNAs (</w:delText>
        </w:r>
      </w:del>
      <w:r w:rsidRPr="00A554AC">
        <w:rPr>
          <w:rFonts w:asciiTheme="minorBidi" w:hAnsiTheme="minorBidi"/>
        </w:rPr>
        <w:t>miRNAs</w:t>
      </w:r>
      <w:del w:id="102" w:author="Reza Rahbarghazi" w:date="2023-04-23T05:15:00Z">
        <w:r w:rsidRPr="00A554AC" w:rsidDel="00DA266E">
          <w:rPr>
            <w:rFonts w:asciiTheme="minorBidi" w:hAnsiTheme="minorBidi"/>
          </w:rPr>
          <w:delText>)</w:delText>
        </w:r>
      </w:del>
      <w:r w:rsidRPr="00A554AC">
        <w:rPr>
          <w:rFonts w:asciiTheme="minorBidi" w:hAnsiTheme="minorBidi"/>
        </w:rPr>
        <w:t xml:space="preserve"> </w:t>
      </w:r>
      <w:ins w:id="103" w:author="Reza Rahbarghazi" w:date="2023-04-23T05:15:00Z">
        <w:r w:rsidR="00DA266E">
          <w:rPr>
            <w:rFonts w:asciiTheme="minorBidi" w:hAnsiTheme="minorBidi"/>
          </w:rPr>
          <w:t xml:space="preserve">exhibit </w:t>
        </w:r>
      </w:ins>
      <w:ins w:id="104" w:author="Reza Rahbarghazi" w:date="2023-04-23T05:44:00Z">
        <w:r w:rsidR="00F3124D">
          <w:rPr>
            <w:rFonts w:asciiTheme="minorBidi" w:hAnsiTheme="minorBidi"/>
          </w:rPr>
          <w:t xml:space="preserve">the </w:t>
        </w:r>
      </w:ins>
      <w:del w:id="105" w:author="Reza Rahbarghazi" w:date="2023-04-23T05:16:00Z">
        <w:r w:rsidRPr="00A554AC" w:rsidDel="00DA266E">
          <w:rPr>
            <w:rFonts w:asciiTheme="minorBidi" w:hAnsiTheme="minorBidi"/>
          </w:rPr>
          <w:delText xml:space="preserve">may have </w:delText>
        </w:r>
      </w:del>
      <w:ins w:id="106" w:author="Reza Rahbarghazi" w:date="2023-04-23T05:16:00Z">
        <w:r w:rsidR="00DA266E">
          <w:rPr>
            <w:rFonts w:asciiTheme="minorBidi" w:hAnsiTheme="minorBidi"/>
          </w:rPr>
          <w:t xml:space="preserve">great </w:t>
        </w:r>
      </w:ins>
      <w:r w:rsidRPr="00A554AC">
        <w:rPr>
          <w:rFonts w:asciiTheme="minorBidi" w:hAnsiTheme="minorBidi"/>
        </w:rPr>
        <w:t xml:space="preserve">potential </w:t>
      </w:r>
      <w:ins w:id="107" w:author="Reza Rahbarghazi" w:date="2023-04-23T05:16:00Z">
        <w:r w:rsidR="00DA266E">
          <w:rPr>
            <w:rFonts w:asciiTheme="minorBidi" w:hAnsiTheme="minorBidi"/>
          </w:rPr>
          <w:t xml:space="preserve">to be used </w:t>
        </w:r>
      </w:ins>
      <w:r w:rsidRPr="00A554AC">
        <w:rPr>
          <w:rFonts w:asciiTheme="minorBidi" w:hAnsiTheme="minorBidi"/>
        </w:rPr>
        <w:t xml:space="preserve">as alternative </w:t>
      </w:r>
      <w:del w:id="108" w:author="Reza Rahbarghazi" w:date="2023-04-23T05:16:00Z">
        <w:r w:rsidRPr="00A554AC" w:rsidDel="00DA266E">
          <w:rPr>
            <w:rFonts w:asciiTheme="minorBidi" w:hAnsiTheme="minorBidi"/>
          </w:rPr>
          <w:delText xml:space="preserve">and complementary </w:delText>
        </w:r>
      </w:del>
      <w:r w:rsidRPr="00A554AC">
        <w:rPr>
          <w:rFonts w:asciiTheme="minorBidi" w:hAnsiTheme="minorBidi"/>
        </w:rPr>
        <w:t xml:space="preserve">biomarkers </w:t>
      </w:r>
      <w:del w:id="109" w:author="Reza Rahbarghazi" w:date="2023-04-23T05:16:00Z">
        <w:r w:rsidRPr="00A554AC" w:rsidDel="00DA266E">
          <w:rPr>
            <w:rFonts w:asciiTheme="minorBidi" w:hAnsiTheme="minorBidi"/>
          </w:rPr>
          <w:delText xml:space="preserve">for </w:delText>
        </w:r>
      </w:del>
      <w:ins w:id="110" w:author="Reza Rahbarghazi" w:date="2023-04-23T05:16:00Z">
        <w:r w:rsidR="00DA266E">
          <w:rPr>
            <w:rFonts w:asciiTheme="minorBidi" w:hAnsiTheme="minorBidi"/>
          </w:rPr>
          <w:t>in CVD</w:t>
        </w:r>
        <w:r w:rsidR="00DA266E" w:rsidRPr="00A554AC">
          <w:rPr>
            <w:rFonts w:asciiTheme="minorBidi" w:hAnsiTheme="minorBidi"/>
          </w:rPr>
          <w:t xml:space="preserve"> </w:t>
        </w:r>
        <w:r w:rsidR="00DA266E">
          <w:rPr>
            <w:rFonts w:asciiTheme="minorBidi" w:hAnsiTheme="minorBidi"/>
          </w:rPr>
          <w:t xml:space="preserve">detection and follow-up </w:t>
        </w:r>
      </w:ins>
      <w:del w:id="111" w:author="Reza Rahbarghazi" w:date="2023-04-23T05:16:00Z">
        <w:r w:rsidRPr="00A554AC" w:rsidDel="00DA266E">
          <w:rPr>
            <w:rFonts w:asciiTheme="minorBidi" w:hAnsiTheme="minorBidi"/>
          </w:rPr>
          <w:delText xml:space="preserve">CVDs </w:delText>
        </w:r>
      </w:del>
      <w:r w:rsidRPr="00A554AC">
        <w:rPr>
          <w:rFonts w:asciiTheme="minorBidi" w:hAnsiTheme="minorBidi"/>
        </w:rPr>
        <w:t>(Schulte et al. 2020).</w:t>
      </w:r>
      <w:ins w:id="112" w:author="Reza Rahbarghazi" w:date="2023-04-23T05:17:00Z">
        <w:r w:rsidR="00DA266E">
          <w:rPr>
            <w:rFonts w:asciiTheme="minorBidi" w:hAnsiTheme="minorBidi"/>
          </w:rPr>
          <w:t xml:space="preserve"> It is suggested that miRNAs</w:t>
        </w:r>
      </w:ins>
      <w:ins w:id="113" w:author="Reza Rahbarghazi" w:date="2023-04-23T05:18:00Z">
        <w:r>
          <w:rPr>
            <w:rFonts w:asciiTheme="minorBidi" w:hAnsiTheme="minorBidi"/>
          </w:rPr>
          <w:t xml:space="preserve"> possess 18-22 nucleotides</w:t>
        </w:r>
      </w:ins>
      <w:ins w:id="114" w:author="Reza Rahbarghazi" w:date="2023-04-23T05:17:00Z">
        <w:r w:rsidR="00DA266E">
          <w:rPr>
            <w:rFonts w:asciiTheme="minorBidi" w:hAnsiTheme="minorBidi"/>
          </w:rPr>
          <w:t xml:space="preserve"> </w:t>
        </w:r>
      </w:ins>
      <w:ins w:id="115" w:author="Reza Rahbarghazi" w:date="2023-04-23T05:18:00Z">
        <w:r>
          <w:rPr>
            <w:rFonts w:asciiTheme="minorBidi" w:hAnsiTheme="minorBidi"/>
          </w:rPr>
          <w:t xml:space="preserve">and </w:t>
        </w:r>
      </w:ins>
      <w:ins w:id="116" w:author="Reza Rahbarghazi" w:date="2023-04-23T05:17:00Z">
        <w:r>
          <w:rPr>
            <w:rFonts w:asciiTheme="minorBidi" w:hAnsiTheme="minorBidi"/>
          </w:rPr>
          <w:t>can play a crucial role in the regulation of gene expression</w:t>
        </w:r>
      </w:ins>
      <w:ins w:id="117" w:author="Reza Rahbarghazi" w:date="2023-04-23T05:19:00Z">
        <w:r>
          <w:rPr>
            <w:rFonts w:asciiTheme="minorBidi" w:hAnsiTheme="minorBidi"/>
          </w:rPr>
          <w:t>. Evidence point to the fact that</w:t>
        </w:r>
      </w:ins>
      <w:ins w:id="118" w:author="Reza Rahbarghazi" w:date="2023-04-23T05:20:00Z">
        <w:r>
          <w:rPr>
            <w:rFonts w:asciiTheme="minorBidi" w:hAnsiTheme="minorBidi"/>
          </w:rPr>
          <w:t xml:space="preserve"> miRNAs are involved in the pathogenesis of cardiac tissue injury and be</w:t>
        </w:r>
      </w:ins>
      <w:ins w:id="119" w:author="Reza Rahbarghazi" w:date="2023-04-23T05:21:00Z">
        <w:r>
          <w:rPr>
            <w:rFonts w:asciiTheme="minorBidi" w:hAnsiTheme="minorBidi"/>
          </w:rPr>
          <w:t xml:space="preserve"> as </w:t>
        </w:r>
      </w:ins>
      <w:ins w:id="120" w:author="Reza Rahbarghazi" w:date="2023-04-23T05:22:00Z">
        <w:r w:rsidRPr="00B36E4A">
          <w:rPr>
            <w:rFonts w:asciiTheme="minorBidi" w:hAnsiTheme="minorBidi"/>
          </w:rPr>
          <w:t>theranostics</w:t>
        </w:r>
      </w:ins>
      <w:ins w:id="121" w:author="Reza Rahbarghazi" w:date="2023-04-23T05:21:00Z">
        <w:r>
          <w:rPr>
            <w:rFonts w:asciiTheme="minorBidi" w:hAnsiTheme="minorBidi"/>
          </w:rPr>
          <w:t xml:space="preserve"> in terms of CVDs</w:t>
        </w:r>
      </w:ins>
      <w:ins w:id="122" w:author="Reza Rahbarghazi" w:date="2023-04-23T05:22:00Z">
        <w:r>
          <w:rPr>
            <w:rFonts w:asciiTheme="minorBidi" w:hAnsiTheme="minorBidi"/>
          </w:rPr>
          <w:t>. These elements can easily circulate in b</w:t>
        </w:r>
      </w:ins>
      <w:ins w:id="123" w:author="Reza Rahbarghazi" w:date="2023-04-23T05:23:00Z">
        <w:r>
          <w:rPr>
            <w:rFonts w:asciiTheme="minorBidi" w:hAnsiTheme="minorBidi"/>
          </w:rPr>
          <w:t xml:space="preserve">iofluids with both </w:t>
        </w:r>
      </w:ins>
    </w:p>
    <w:p w:rsidR="00113B1A" w:rsidRPr="00A554AC" w:rsidDel="0075748D" w:rsidRDefault="00B36E4A" w:rsidP="0075748D">
      <w:pPr>
        <w:pStyle w:val="FirstParagraph"/>
        <w:spacing w:before="0" w:after="0" w:line="360" w:lineRule="auto"/>
        <w:jc w:val="both"/>
        <w:rPr>
          <w:del w:id="124" w:author="Reza Rahbarghazi" w:date="2023-04-23T05:28:00Z"/>
          <w:rFonts w:asciiTheme="minorBidi" w:hAnsiTheme="minorBidi"/>
        </w:rPr>
        <w:pPrChange w:id="125" w:author="Reza Rahbarghazi" w:date="2023-04-23T05:28:00Z">
          <w:pPr>
            <w:pStyle w:val="BodyText"/>
            <w:spacing w:line="360" w:lineRule="auto"/>
            <w:jc w:val="both"/>
          </w:pPr>
        </w:pPrChange>
      </w:pPr>
      <w:del w:id="126" w:author="Reza Rahbarghazi" w:date="2023-04-23T05:19:00Z">
        <w:r w:rsidRPr="00A554AC" w:rsidDel="00B36E4A">
          <w:rPr>
            <w:rFonts w:asciiTheme="minorBidi" w:hAnsiTheme="minorBidi"/>
          </w:rPr>
          <w:delText xml:space="preserve">MiRNAs play a role in regulating gene expression. </w:delText>
        </w:r>
      </w:del>
      <w:del w:id="127" w:author="Reza Rahbarghazi" w:date="2023-04-23T05:22:00Z">
        <w:r w:rsidRPr="00A554AC" w:rsidDel="00B36E4A">
          <w:rPr>
            <w:rFonts w:asciiTheme="minorBidi" w:hAnsiTheme="minorBidi"/>
          </w:rPr>
          <w:delText xml:space="preserve">Research in various disease processes from cancer to cardiovascular disease has found that miRNAs play a role in disease pathogenesis and have potential as biomarkers and therapeutic agents or targets. </w:delText>
        </w:r>
      </w:del>
      <w:del w:id="128" w:author="Reza Rahbarghazi" w:date="2023-04-23T05:23:00Z">
        <w:r w:rsidRPr="00A554AC" w:rsidDel="00B36E4A">
          <w:rPr>
            <w:rFonts w:asciiTheme="minorBidi" w:hAnsiTheme="minorBidi"/>
          </w:rPr>
          <w:delText xml:space="preserve">Numerous studies have suggested miRNAs as strong circulating biomarkers with high </w:delText>
        </w:r>
      </w:del>
      <w:ins w:id="129" w:author="Reza Rahbarghazi" w:date="2023-04-23T05:23:00Z">
        <w:r>
          <w:rPr>
            <w:rFonts w:asciiTheme="minorBidi" w:hAnsiTheme="minorBidi"/>
          </w:rPr>
          <w:t>d</w:t>
        </w:r>
      </w:ins>
      <w:del w:id="130" w:author="Reza Rahbarghazi" w:date="2023-04-23T05:23:00Z">
        <w:r w:rsidRPr="00A554AC" w:rsidDel="00B36E4A">
          <w:rPr>
            <w:rFonts w:asciiTheme="minorBidi" w:hAnsiTheme="minorBidi"/>
          </w:rPr>
          <w:delText>d</w:delText>
        </w:r>
      </w:del>
      <w:r w:rsidRPr="00A554AC">
        <w:rPr>
          <w:rFonts w:asciiTheme="minorBidi" w:hAnsiTheme="minorBidi"/>
        </w:rPr>
        <w:t xml:space="preserve">iagnostic as well as prognostic </w:t>
      </w:r>
      <w:del w:id="131" w:author="Reza Rahbarghazi" w:date="2023-04-23T05:23:00Z">
        <w:r w:rsidRPr="00A554AC" w:rsidDel="00B36E4A">
          <w:rPr>
            <w:rFonts w:asciiTheme="minorBidi" w:hAnsiTheme="minorBidi"/>
          </w:rPr>
          <w:delText xml:space="preserve">power </w:delText>
        </w:r>
      </w:del>
      <w:ins w:id="132" w:author="Reza Rahbarghazi" w:date="2023-04-23T05:23:00Z">
        <w:r>
          <w:rPr>
            <w:rFonts w:asciiTheme="minorBidi" w:hAnsiTheme="minorBidi"/>
          </w:rPr>
          <w:t>values</w:t>
        </w:r>
        <w:r w:rsidRPr="00A554AC">
          <w:rPr>
            <w:rFonts w:asciiTheme="minorBidi" w:hAnsiTheme="minorBidi"/>
          </w:rPr>
          <w:t xml:space="preserve"> </w:t>
        </w:r>
      </w:ins>
      <w:r w:rsidRPr="00A554AC">
        <w:rPr>
          <w:rFonts w:asciiTheme="minorBidi" w:hAnsiTheme="minorBidi"/>
        </w:rPr>
        <w:t xml:space="preserve">(Schulte, Karakas, and Zeller 2017). </w:t>
      </w:r>
      <w:ins w:id="133" w:author="Reza Rahbarghazi" w:date="2023-04-23T05:24:00Z">
        <w:r>
          <w:rPr>
            <w:rFonts w:asciiTheme="minorBidi" w:hAnsiTheme="minorBidi"/>
          </w:rPr>
          <w:t xml:space="preserve">Several biological activities such as </w:t>
        </w:r>
      </w:ins>
      <w:del w:id="134" w:author="Reza Rahbarghazi" w:date="2023-04-23T05:24:00Z">
        <w:r w:rsidRPr="00A554AC" w:rsidDel="00B36E4A">
          <w:rPr>
            <w:rFonts w:asciiTheme="minorBidi" w:hAnsiTheme="minorBidi"/>
          </w:rPr>
          <w:delText xml:space="preserve">They also have potential roles in the cardiovascular system, including </w:delText>
        </w:r>
      </w:del>
      <w:r w:rsidRPr="00A554AC">
        <w:rPr>
          <w:rFonts w:asciiTheme="minorBidi" w:hAnsiTheme="minorBidi"/>
        </w:rPr>
        <w:t xml:space="preserve">angiogenesis, </w:t>
      </w:r>
      <w:del w:id="135" w:author="Reza Rahbarghazi" w:date="2023-04-23T05:24:00Z">
        <w:r w:rsidRPr="00A554AC" w:rsidDel="00B36E4A">
          <w:rPr>
            <w:rFonts w:asciiTheme="minorBidi" w:hAnsiTheme="minorBidi"/>
          </w:rPr>
          <w:delText xml:space="preserve">cardiac cell </w:delText>
        </w:r>
      </w:del>
      <w:ins w:id="136" w:author="Reza Rahbarghazi" w:date="2023-04-23T05:24:00Z">
        <w:r>
          <w:rPr>
            <w:rFonts w:asciiTheme="minorBidi" w:hAnsiTheme="minorBidi"/>
          </w:rPr>
          <w:t xml:space="preserve">cardiomyocyte growth and </w:t>
        </w:r>
      </w:ins>
      <w:r w:rsidRPr="00A554AC">
        <w:rPr>
          <w:rFonts w:asciiTheme="minorBidi" w:hAnsiTheme="minorBidi"/>
        </w:rPr>
        <w:t xml:space="preserve">contractility, </w:t>
      </w:r>
      <w:del w:id="137" w:author="Reza Rahbarghazi" w:date="2023-04-23T05:24:00Z">
        <w:r w:rsidRPr="00A554AC" w:rsidDel="00B36E4A">
          <w:rPr>
            <w:rFonts w:asciiTheme="minorBidi" w:hAnsiTheme="minorBidi"/>
          </w:rPr>
          <w:delText xml:space="preserve">control of </w:delText>
        </w:r>
      </w:del>
      <w:r w:rsidRPr="00A554AC">
        <w:rPr>
          <w:rFonts w:asciiTheme="minorBidi" w:hAnsiTheme="minorBidi"/>
        </w:rPr>
        <w:t xml:space="preserve">lipid metabolism, plaque formation, </w:t>
      </w:r>
      <w:ins w:id="138" w:author="Reza Rahbarghazi" w:date="2023-04-23T05:24:00Z">
        <w:r>
          <w:rPr>
            <w:rFonts w:asciiTheme="minorBidi" w:hAnsiTheme="minorBidi"/>
          </w:rPr>
          <w:t xml:space="preserve">and </w:t>
        </w:r>
      </w:ins>
      <w:del w:id="139" w:author="Reza Rahbarghazi" w:date="2023-04-23T05:24:00Z">
        <w:r w:rsidRPr="00A554AC" w:rsidDel="00B36E4A">
          <w:rPr>
            <w:rFonts w:asciiTheme="minorBidi" w:hAnsiTheme="minorBidi"/>
          </w:rPr>
          <w:delText xml:space="preserve">the arrangement of </w:delText>
        </w:r>
      </w:del>
      <w:r w:rsidRPr="00A554AC">
        <w:rPr>
          <w:rFonts w:asciiTheme="minorBidi" w:hAnsiTheme="minorBidi"/>
        </w:rPr>
        <w:t>cardiac rhythm</w:t>
      </w:r>
      <w:ins w:id="140" w:author="Reza Rahbarghazi" w:date="2023-04-23T05:24:00Z">
        <w:r>
          <w:rPr>
            <w:rFonts w:asciiTheme="minorBidi" w:hAnsiTheme="minorBidi"/>
          </w:rPr>
          <w:t xml:space="preserve"> are regulated by mi</w:t>
        </w:r>
      </w:ins>
      <w:ins w:id="141" w:author="Reza Rahbarghazi" w:date="2023-04-23T05:25:00Z">
        <w:r>
          <w:rPr>
            <w:rFonts w:asciiTheme="minorBidi" w:hAnsiTheme="minorBidi"/>
          </w:rPr>
          <w:t>RNAs</w:t>
        </w:r>
      </w:ins>
      <w:del w:id="142" w:author="Reza Rahbarghazi" w:date="2023-04-23T05:24:00Z">
        <w:r w:rsidRPr="00A554AC" w:rsidDel="00B36E4A">
          <w:rPr>
            <w:rFonts w:asciiTheme="minorBidi" w:hAnsiTheme="minorBidi"/>
          </w:rPr>
          <w:delText>, and cardiac cell growth</w:delText>
        </w:r>
      </w:del>
      <w:r w:rsidRPr="00A554AC">
        <w:rPr>
          <w:rFonts w:asciiTheme="minorBidi" w:hAnsiTheme="minorBidi"/>
        </w:rPr>
        <w:t xml:space="preserve"> (Kalayinia et al. 2021). </w:t>
      </w:r>
      <w:del w:id="143" w:author="Reza Rahbarghazi" w:date="2023-04-23T05:25:00Z">
        <w:r w:rsidRPr="00A554AC" w:rsidDel="00B36E4A">
          <w:rPr>
            <w:rFonts w:asciiTheme="minorBidi" w:hAnsiTheme="minorBidi"/>
          </w:rPr>
          <w:delText>However</w:delText>
        </w:r>
      </w:del>
      <w:ins w:id="144" w:author="Reza Rahbarghazi" w:date="2023-04-23T05:25:00Z">
        <w:r>
          <w:rPr>
            <w:rFonts w:asciiTheme="minorBidi" w:hAnsiTheme="minorBidi"/>
          </w:rPr>
          <w:t>It is postulated that</w:t>
        </w:r>
      </w:ins>
      <w:del w:id="145" w:author="Reza Rahbarghazi" w:date="2023-04-23T05:25:00Z">
        <w:r w:rsidRPr="00A554AC" w:rsidDel="00B36E4A">
          <w:rPr>
            <w:rFonts w:asciiTheme="minorBidi" w:hAnsiTheme="minorBidi"/>
          </w:rPr>
          <w:delText>,</w:delText>
        </w:r>
      </w:del>
      <w:r w:rsidRPr="00A554AC">
        <w:rPr>
          <w:rFonts w:asciiTheme="minorBidi" w:hAnsiTheme="minorBidi"/>
        </w:rPr>
        <w:t xml:space="preserve"> the function </w:t>
      </w:r>
      <w:ins w:id="146" w:author="Reza Rahbarghazi" w:date="2023-04-23T05:26:00Z">
        <w:r>
          <w:rPr>
            <w:rFonts w:asciiTheme="minorBidi" w:hAnsiTheme="minorBidi"/>
          </w:rPr>
          <w:t xml:space="preserve">and diagnostic properties </w:t>
        </w:r>
      </w:ins>
      <w:r w:rsidRPr="00A554AC">
        <w:rPr>
          <w:rFonts w:asciiTheme="minorBidi" w:hAnsiTheme="minorBidi"/>
        </w:rPr>
        <w:t xml:space="preserve">of miRNAs </w:t>
      </w:r>
      <w:ins w:id="147" w:author="Reza Rahbarghazi" w:date="2023-04-23T05:26:00Z">
        <w:r>
          <w:rPr>
            <w:rFonts w:asciiTheme="minorBidi" w:hAnsiTheme="minorBidi"/>
          </w:rPr>
          <w:t xml:space="preserve">are </w:t>
        </w:r>
        <w:r w:rsidRPr="00A554AC">
          <w:rPr>
            <w:rFonts w:asciiTheme="minorBidi" w:hAnsiTheme="minorBidi"/>
          </w:rPr>
          <w:t xml:space="preserve">beyond the myocardium </w:t>
        </w:r>
      </w:ins>
      <w:r w:rsidRPr="00A554AC">
        <w:rPr>
          <w:rFonts w:asciiTheme="minorBidi" w:hAnsiTheme="minorBidi"/>
        </w:rPr>
        <w:t>in CVD</w:t>
      </w:r>
      <w:del w:id="148" w:author="Reza Rahbarghazi" w:date="2023-04-23T05:26:00Z">
        <w:r w:rsidRPr="00A554AC" w:rsidDel="00B36E4A">
          <w:rPr>
            <w:rFonts w:asciiTheme="minorBidi" w:hAnsiTheme="minorBidi"/>
          </w:rPr>
          <w:delText>s</w:delText>
        </w:r>
      </w:del>
      <w:r w:rsidRPr="00A554AC">
        <w:rPr>
          <w:rFonts w:asciiTheme="minorBidi" w:hAnsiTheme="minorBidi"/>
        </w:rPr>
        <w:t xml:space="preserve"> </w:t>
      </w:r>
      <w:ins w:id="149" w:author="Reza Rahbarghazi" w:date="2023-04-23T05:26:00Z">
        <w:r>
          <w:rPr>
            <w:rFonts w:asciiTheme="minorBidi" w:hAnsiTheme="minorBidi"/>
          </w:rPr>
          <w:t>patients</w:t>
        </w:r>
      </w:ins>
      <w:del w:id="150" w:author="Reza Rahbarghazi" w:date="2023-04-23T05:26:00Z">
        <w:r w:rsidRPr="00A554AC" w:rsidDel="00B36E4A">
          <w:rPr>
            <w:rFonts w:asciiTheme="minorBidi" w:hAnsiTheme="minorBidi"/>
          </w:rPr>
          <w:delText>extends beyond the myocardium</w:delText>
        </w:r>
      </w:del>
      <w:r w:rsidRPr="00A554AC">
        <w:rPr>
          <w:rFonts w:asciiTheme="minorBidi" w:hAnsiTheme="minorBidi"/>
        </w:rPr>
        <w:t xml:space="preserve">. </w:t>
      </w:r>
      <w:ins w:id="151" w:author="Reza Rahbarghazi" w:date="2023-04-23T05:26:00Z">
        <w:r>
          <w:rPr>
            <w:rFonts w:asciiTheme="minorBidi" w:hAnsiTheme="minorBidi"/>
          </w:rPr>
          <w:t xml:space="preserve">To be specific, </w:t>
        </w:r>
      </w:ins>
      <w:del w:id="152" w:author="Reza Rahbarghazi" w:date="2023-04-23T05:26:00Z">
        <w:r w:rsidRPr="00A554AC" w:rsidDel="00B36E4A">
          <w:rPr>
            <w:rFonts w:asciiTheme="minorBidi" w:hAnsiTheme="minorBidi"/>
          </w:rPr>
          <w:delText xml:space="preserve">Their </w:delText>
        </w:r>
      </w:del>
      <w:ins w:id="153" w:author="Reza Rahbarghazi" w:date="2023-04-23T05:26:00Z">
        <w:r>
          <w:rPr>
            <w:rFonts w:asciiTheme="minorBidi" w:hAnsiTheme="minorBidi"/>
          </w:rPr>
          <w:t xml:space="preserve">the </w:t>
        </w:r>
      </w:ins>
      <w:r w:rsidRPr="00A554AC">
        <w:rPr>
          <w:rFonts w:asciiTheme="minorBidi" w:hAnsiTheme="minorBidi"/>
        </w:rPr>
        <w:t xml:space="preserve">expression </w:t>
      </w:r>
      <w:ins w:id="154" w:author="Reza Rahbarghazi" w:date="2023-04-23T05:26:00Z">
        <w:r>
          <w:rPr>
            <w:rFonts w:asciiTheme="minorBidi" w:hAnsiTheme="minorBidi"/>
          </w:rPr>
          <w:t xml:space="preserve">of miRNAs </w:t>
        </w:r>
      </w:ins>
      <w:del w:id="155" w:author="Reza Rahbarghazi" w:date="2023-04-23T05:27:00Z">
        <w:r w:rsidRPr="00A554AC" w:rsidDel="00B36E4A">
          <w:rPr>
            <w:rFonts w:asciiTheme="minorBidi" w:hAnsiTheme="minorBidi"/>
          </w:rPr>
          <w:delText xml:space="preserve">profiles </w:delText>
        </w:r>
      </w:del>
      <w:r w:rsidRPr="00A554AC">
        <w:rPr>
          <w:rFonts w:asciiTheme="minorBidi" w:hAnsiTheme="minorBidi"/>
        </w:rPr>
        <w:t xml:space="preserve">can vary </w:t>
      </w:r>
      <w:del w:id="156" w:author="Reza Rahbarghazi" w:date="2023-04-23T05:27:00Z">
        <w:r w:rsidRPr="00A554AC" w:rsidDel="00B36E4A">
          <w:rPr>
            <w:rFonts w:asciiTheme="minorBidi" w:hAnsiTheme="minorBidi"/>
          </w:rPr>
          <w:delText xml:space="preserve">across </w:delText>
        </w:r>
      </w:del>
      <w:ins w:id="157" w:author="Reza Rahbarghazi" w:date="2023-04-23T05:27:00Z">
        <w:r>
          <w:rPr>
            <w:rFonts w:asciiTheme="minorBidi" w:hAnsiTheme="minorBidi"/>
          </w:rPr>
          <w:t xml:space="preserve">in </w:t>
        </w:r>
      </w:ins>
      <w:del w:id="158" w:author="Reza Rahbarghazi" w:date="2023-04-23T05:27:00Z">
        <w:r w:rsidRPr="00A554AC" w:rsidDel="00B36E4A">
          <w:rPr>
            <w:rFonts w:asciiTheme="minorBidi" w:hAnsiTheme="minorBidi"/>
          </w:rPr>
          <w:delText xml:space="preserve">various </w:delText>
        </w:r>
      </w:del>
      <w:ins w:id="159" w:author="Reza Rahbarghazi" w:date="2023-04-23T05:27:00Z">
        <w:r>
          <w:rPr>
            <w:rFonts w:asciiTheme="minorBidi" w:hAnsiTheme="minorBidi"/>
          </w:rPr>
          <w:t xml:space="preserve">different </w:t>
        </w:r>
      </w:ins>
      <w:del w:id="160" w:author="Reza Rahbarghazi" w:date="2023-04-23T05:27:00Z">
        <w:r w:rsidRPr="00A554AC" w:rsidDel="0075748D">
          <w:rPr>
            <w:rFonts w:asciiTheme="minorBidi" w:hAnsiTheme="minorBidi"/>
          </w:rPr>
          <w:delText>body fluids</w:delText>
        </w:r>
      </w:del>
      <w:ins w:id="161" w:author="Reza Rahbarghazi" w:date="2023-04-23T05:27:00Z">
        <w:r w:rsidR="0075748D">
          <w:rPr>
            <w:rFonts w:asciiTheme="minorBidi" w:hAnsiTheme="minorBidi"/>
          </w:rPr>
          <w:t xml:space="preserve">biofluids </w:t>
        </w:r>
      </w:ins>
      <w:del w:id="162" w:author="Reza Rahbarghazi" w:date="2023-04-23T05:27:00Z">
        <w:r w:rsidRPr="00A554AC" w:rsidDel="0075748D">
          <w:rPr>
            <w:rFonts w:asciiTheme="minorBidi" w:hAnsiTheme="minorBidi"/>
          </w:rPr>
          <w:delText xml:space="preserve"> </w:delText>
        </w:r>
      </w:del>
      <w:r w:rsidRPr="00A554AC">
        <w:rPr>
          <w:rFonts w:asciiTheme="minorBidi" w:hAnsiTheme="minorBidi"/>
        </w:rPr>
        <w:t xml:space="preserve">and </w:t>
      </w:r>
      <w:del w:id="163" w:author="Reza Rahbarghazi" w:date="2023-04-23T05:27:00Z">
        <w:r w:rsidRPr="00A554AC" w:rsidDel="0075748D">
          <w:rPr>
            <w:rFonts w:asciiTheme="minorBidi" w:hAnsiTheme="minorBidi"/>
          </w:rPr>
          <w:delText>subcellular groups</w:delText>
        </w:r>
      </w:del>
      <w:ins w:id="164" w:author="Reza Rahbarghazi" w:date="2023-04-23T05:27:00Z">
        <w:r w:rsidR="0075748D">
          <w:rPr>
            <w:rFonts w:asciiTheme="minorBidi" w:hAnsiTheme="minorBidi"/>
          </w:rPr>
          <w:t xml:space="preserve">cell components </w:t>
        </w:r>
      </w:ins>
      <w:del w:id="165" w:author="Reza Rahbarghazi" w:date="2023-04-23T05:27:00Z">
        <w:r w:rsidRPr="00A554AC" w:rsidDel="0075748D">
          <w:rPr>
            <w:rFonts w:asciiTheme="minorBidi" w:hAnsiTheme="minorBidi"/>
          </w:rPr>
          <w:delText xml:space="preserve">, </w:delText>
        </w:r>
      </w:del>
      <w:r w:rsidRPr="00A554AC">
        <w:rPr>
          <w:rFonts w:asciiTheme="minorBidi" w:hAnsiTheme="minorBidi"/>
        </w:rPr>
        <w:t>such as serum</w:t>
      </w:r>
      <w:del w:id="166" w:author="Reza Rahbarghazi" w:date="2023-04-23T05:28:00Z">
        <w:r w:rsidRPr="00A554AC" w:rsidDel="0075748D">
          <w:rPr>
            <w:rFonts w:asciiTheme="minorBidi" w:hAnsiTheme="minorBidi"/>
          </w:rPr>
          <w:delText>,</w:delText>
        </w:r>
      </w:del>
      <w:r w:rsidRPr="00A554AC">
        <w:rPr>
          <w:rFonts w:asciiTheme="minorBidi" w:hAnsiTheme="minorBidi"/>
        </w:rPr>
        <w:t xml:space="preserve"> </w:t>
      </w:r>
      <w:del w:id="167" w:author="Reza Rahbarghazi" w:date="2023-04-23T05:28:00Z">
        <w:r w:rsidRPr="00A554AC" w:rsidDel="0075748D">
          <w:rPr>
            <w:rFonts w:asciiTheme="minorBidi" w:hAnsiTheme="minorBidi"/>
          </w:rPr>
          <w:delText xml:space="preserve">plasma, </w:delText>
        </w:r>
      </w:del>
      <w:r w:rsidRPr="00A554AC">
        <w:rPr>
          <w:rFonts w:asciiTheme="minorBidi" w:hAnsiTheme="minorBidi"/>
        </w:rPr>
        <w:t xml:space="preserve">and </w:t>
      </w:r>
      <w:del w:id="168" w:author="Reza Rahbarghazi" w:date="2023-04-23T05:25:00Z">
        <w:r w:rsidRPr="00A554AC" w:rsidDel="00B36E4A">
          <w:rPr>
            <w:rFonts w:asciiTheme="minorBidi" w:hAnsiTheme="minorBidi"/>
          </w:rPr>
          <w:delText xml:space="preserve">Peripheral </w:delText>
        </w:r>
      </w:del>
      <w:ins w:id="169" w:author="Reza Rahbarghazi" w:date="2023-04-23T05:25:00Z">
        <w:r>
          <w:rPr>
            <w:rFonts w:asciiTheme="minorBidi" w:hAnsiTheme="minorBidi"/>
          </w:rPr>
          <w:t>p</w:t>
        </w:r>
        <w:r w:rsidRPr="00A554AC">
          <w:rPr>
            <w:rFonts w:asciiTheme="minorBidi" w:hAnsiTheme="minorBidi"/>
          </w:rPr>
          <w:t xml:space="preserve">eripheral </w:t>
        </w:r>
      </w:ins>
      <w:ins w:id="170" w:author="Reza Rahbarghazi" w:date="2023-04-23T05:28:00Z">
        <w:r w:rsidR="0075748D">
          <w:rPr>
            <w:rFonts w:asciiTheme="minorBidi" w:hAnsiTheme="minorBidi"/>
          </w:rPr>
          <w:t>b</w:t>
        </w:r>
      </w:ins>
      <w:del w:id="171" w:author="Reza Rahbarghazi" w:date="2023-04-23T05:28:00Z">
        <w:r w:rsidRPr="00A554AC" w:rsidDel="0075748D">
          <w:rPr>
            <w:rFonts w:asciiTheme="minorBidi" w:hAnsiTheme="minorBidi"/>
          </w:rPr>
          <w:delText>B</w:delText>
        </w:r>
      </w:del>
      <w:r w:rsidRPr="00A554AC">
        <w:rPr>
          <w:rFonts w:asciiTheme="minorBidi" w:hAnsiTheme="minorBidi"/>
        </w:rPr>
        <w:t xml:space="preserve">lood </w:t>
      </w:r>
      <w:del w:id="172" w:author="Reza Rahbarghazi" w:date="2023-04-23T05:28:00Z">
        <w:r w:rsidRPr="00A554AC" w:rsidDel="0075748D">
          <w:rPr>
            <w:rFonts w:asciiTheme="minorBidi" w:hAnsiTheme="minorBidi"/>
          </w:rPr>
          <w:delText>M</w:delText>
        </w:r>
      </w:del>
      <w:ins w:id="173" w:author="Reza Rahbarghazi" w:date="2023-04-23T05:28:00Z">
        <w:r w:rsidR="0075748D">
          <w:rPr>
            <w:rFonts w:asciiTheme="minorBidi" w:hAnsiTheme="minorBidi"/>
          </w:rPr>
          <w:t>m</w:t>
        </w:r>
      </w:ins>
      <w:r w:rsidRPr="00A554AC">
        <w:rPr>
          <w:rFonts w:asciiTheme="minorBidi" w:hAnsiTheme="minorBidi"/>
        </w:rPr>
        <w:t xml:space="preserve">ononuclear </w:t>
      </w:r>
      <w:del w:id="174" w:author="Reza Rahbarghazi" w:date="2023-04-23T05:28:00Z">
        <w:r w:rsidRPr="00A554AC" w:rsidDel="0075748D">
          <w:rPr>
            <w:rFonts w:asciiTheme="minorBidi" w:hAnsiTheme="minorBidi"/>
          </w:rPr>
          <w:delText>C</w:delText>
        </w:r>
      </w:del>
      <w:ins w:id="175" w:author="Reza Rahbarghazi" w:date="2023-04-23T05:28:00Z">
        <w:r w:rsidR="0075748D">
          <w:rPr>
            <w:rFonts w:asciiTheme="minorBidi" w:hAnsiTheme="minorBidi"/>
          </w:rPr>
          <w:t>c</w:t>
        </w:r>
      </w:ins>
      <w:r w:rsidRPr="00A554AC">
        <w:rPr>
          <w:rFonts w:asciiTheme="minorBidi" w:hAnsiTheme="minorBidi"/>
        </w:rPr>
        <w:t>ells (PBMCs) (Soler-Botija, Gálvez-Montón, and Bayés-Genís 2019).</w:t>
      </w:r>
      <w:ins w:id="176" w:author="Reza Rahbarghazi" w:date="2023-04-23T05:28:00Z">
        <w:r w:rsidR="0075748D">
          <w:rPr>
            <w:rFonts w:asciiTheme="minorBidi" w:hAnsiTheme="minorBidi"/>
          </w:rPr>
          <w:t xml:space="preserve"> </w:t>
        </w:r>
      </w:ins>
    </w:p>
    <w:p w:rsidR="00113B1A" w:rsidRPr="00A554AC" w:rsidDel="0075748D" w:rsidRDefault="00B36E4A" w:rsidP="00F3124D">
      <w:pPr>
        <w:pStyle w:val="FirstParagraph"/>
        <w:spacing w:before="0" w:after="0" w:line="360" w:lineRule="auto"/>
        <w:ind w:firstLine="720"/>
        <w:jc w:val="both"/>
        <w:rPr>
          <w:del w:id="177" w:author="Reza Rahbarghazi" w:date="2023-04-23T05:37:00Z"/>
          <w:rFonts w:asciiTheme="minorBidi" w:hAnsiTheme="minorBidi"/>
        </w:rPr>
        <w:pPrChange w:id="178" w:author="Reza Rahbarghazi" w:date="2023-04-23T05:44:00Z">
          <w:pPr>
            <w:pStyle w:val="BodyText"/>
            <w:spacing w:line="360" w:lineRule="auto"/>
            <w:jc w:val="both"/>
          </w:pPr>
        </w:pPrChange>
      </w:pPr>
      <w:r w:rsidRPr="00A554AC">
        <w:rPr>
          <w:rFonts w:asciiTheme="minorBidi" w:hAnsiTheme="minorBidi"/>
        </w:rPr>
        <w:t xml:space="preserve">PBMCs are a </w:t>
      </w:r>
      <w:del w:id="179" w:author="Reza Rahbarghazi" w:date="2023-04-23T05:28:00Z">
        <w:r w:rsidRPr="00A554AC" w:rsidDel="0075748D">
          <w:rPr>
            <w:rFonts w:asciiTheme="minorBidi" w:hAnsiTheme="minorBidi"/>
          </w:rPr>
          <w:delText>sub-population</w:delText>
        </w:r>
      </w:del>
      <w:ins w:id="180" w:author="Reza Rahbarghazi" w:date="2023-04-23T05:28:00Z">
        <w:r w:rsidR="0075748D">
          <w:rPr>
            <w:rFonts w:asciiTheme="minorBidi" w:hAnsiTheme="minorBidi"/>
          </w:rPr>
          <w:t>fraction</w:t>
        </w:r>
      </w:ins>
      <w:r w:rsidRPr="00A554AC">
        <w:rPr>
          <w:rFonts w:asciiTheme="minorBidi" w:hAnsiTheme="minorBidi"/>
        </w:rPr>
        <w:t xml:space="preserve"> of white blood cells</w:t>
      </w:r>
      <w:ins w:id="181" w:author="Reza Rahbarghazi" w:date="2023-04-23T05:28:00Z">
        <w:r w:rsidR="0075748D">
          <w:rPr>
            <w:rFonts w:asciiTheme="minorBidi" w:hAnsiTheme="minorBidi"/>
          </w:rPr>
          <w:t xml:space="preserve"> (WB</w:t>
        </w:r>
      </w:ins>
      <w:ins w:id="182" w:author="Reza Rahbarghazi" w:date="2023-04-23T05:29:00Z">
        <w:r w:rsidR="0075748D">
          <w:rPr>
            <w:rFonts w:asciiTheme="minorBidi" w:hAnsiTheme="minorBidi"/>
          </w:rPr>
          <w:t xml:space="preserve">Cs), including </w:t>
        </w:r>
      </w:ins>
      <w:del w:id="183" w:author="Reza Rahbarghazi" w:date="2023-04-23T05:29:00Z">
        <w:r w:rsidRPr="00A554AC" w:rsidDel="0075748D">
          <w:rPr>
            <w:rFonts w:asciiTheme="minorBidi" w:hAnsiTheme="minorBidi"/>
          </w:rPr>
          <w:delText xml:space="preserve"> found in the peripheral blood, which include </w:delText>
        </w:r>
      </w:del>
      <w:r w:rsidRPr="00A554AC">
        <w:rPr>
          <w:rFonts w:asciiTheme="minorBidi" w:hAnsiTheme="minorBidi"/>
        </w:rPr>
        <w:t xml:space="preserve">monocytes, lymphocytes, macrophages, and other cells </w:t>
      </w:r>
      <w:ins w:id="184" w:author="Reza Rahbarghazi" w:date="2023-04-23T05:30:00Z">
        <w:r w:rsidR="0075748D">
          <w:rPr>
            <w:rFonts w:asciiTheme="minorBidi" w:hAnsiTheme="minorBidi"/>
          </w:rPr>
          <w:t xml:space="preserve">belonging </w:t>
        </w:r>
      </w:ins>
      <w:del w:id="185" w:author="Reza Rahbarghazi" w:date="2023-04-23T05:30:00Z">
        <w:r w:rsidRPr="00A554AC" w:rsidDel="0075748D">
          <w:rPr>
            <w:rFonts w:asciiTheme="minorBidi" w:hAnsiTheme="minorBidi"/>
          </w:rPr>
          <w:delText xml:space="preserve">that play a role in </w:delText>
        </w:r>
      </w:del>
      <w:ins w:id="186" w:author="Reza Rahbarghazi" w:date="2023-04-23T05:30:00Z">
        <w:r w:rsidR="0075748D">
          <w:rPr>
            <w:rFonts w:asciiTheme="minorBidi" w:hAnsiTheme="minorBidi"/>
          </w:rPr>
          <w:t xml:space="preserve">to </w:t>
        </w:r>
      </w:ins>
      <w:r w:rsidRPr="00A554AC">
        <w:rPr>
          <w:rFonts w:asciiTheme="minorBidi" w:hAnsiTheme="minorBidi"/>
        </w:rPr>
        <w:t>the immune system</w:t>
      </w:r>
      <w:del w:id="187" w:author="Reza Rahbarghazi" w:date="2023-04-23T05:30:00Z">
        <w:r w:rsidRPr="00A554AC" w:rsidDel="0075748D">
          <w:rPr>
            <w:rFonts w:asciiTheme="minorBidi" w:hAnsiTheme="minorBidi"/>
          </w:rPr>
          <w:delText>, therefore, they are important for understanding the functioning of the immune system</w:delText>
        </w:r>
      </w:del>
      <w:r w:rsidRPr="00A554AC">
        <w:rPr>
          <w:rFonts w:asciiTheme="minorBidi" w:hAnsiTheme="minorBidi"/>
        </w:rPr>
        <w:t xml:space="preserve"> (Gao et al. 2020). </w:t>
      </w:r>
      <w:ins w:id="188" w:author="Reza Rahbarghazi" w:date="2023-04-23T05:30:00Z">
        <w:r w:rsidR="0075748D">
          <w:rPr>
            <w:rFonts w:asciiTheme="minorBidi" w:hAnsiTheme="minorBidi"/>
          </w:rPr>
          <w:t xml:space="preserve">Emerging data have indicated that </w:t>
        </w:r>
      </w:ins>
      <w:del w:id="189" w:author="Reza Rahbarghazi" w:date="2023-04-23T05:30:00Z">
        <w:r w:rsidRPr="00A554AC" w:rsidDel="0075748D">
          <w:rPr>
            <w:rFonts w:asciiTheme="minorBidi" w:hAnsiTheme="minorBidi"/>
          </w:rPr>
          <w:delText xml:space="preserve">Multiple recent studies have used </w:delText>
        </w:r>
      </w:del>
      <w:r w:rsidRPr="00A554AC">
        <w:rPr>
          <w:rFonts w:asciiTheme="minorBidi" w:hAnsiTheme="minorBidi"/>
        </w:rPr>
        <w:t xml:space="preserve">PBMCs </w:t>
      </w:r>
      <w:ins w:id="190" w:author="Reza Rahbarghazi" w:date="2023-04-23T05:31:00Z">
        <w:r w:rsidR="0075748D">
          <w:rPr>
            <w:rFonts w:asciiTheme="minorBidi" w:hAnsiTheme="minorBidi"/>
          </w:rPr>
          <w:t xml:space="preserve">can be used </w:t>
        </w:r>
      </w:ins>
      <w:r w:rsidRPr="00A554AC">
        <w:rPr>
          <w:rFonts w:asciiTheme="minorBidi" w:hAnsiTheme="minorBidi"/>
        </w:rPr>
        <w:t xml:space="preserve">as a </w:t>
      </w:r>
      <w:ins w:id="191" w:author="Reza Rahbarghazi" w:date="2023-04-23T05:31:00Z">
        <w:r w:rsidR="0075748D">
          <w:rPr>
            <w:rFonts w:asciiTheme="minorBidi" w:hAnsiTheme="minorBidi"/>
          </w:rPr>
          <w:t xml:space="preserve">valid </w:t>
        </w:r>
      </w:ins>
      <w:r w:rsidRPr="00A554AC">
        <w:rPr>
          <w:rFonts w:asciiTheme="minorBidi" w:hAnsiTheme="minorBidi"/>
        </w:rPr>
        <w:t xml:space="preserve">source of </w:t>
      </w:r>
      <w:r w:rsidRPr="00A554AC">
        <w:rPr>
          <w:rFonts w:asciiTheme="minorBidi" w:hAnsiTheme="minorBidi"/>
        </w:rPr>
        <w:lastRenderedPageBreak/>
        <w:t xml:space="preserve">biomarkers </w:t>
      </w:r>
      <w:ins w:id="192" w:author="Reza Rahbarghazi" w:date="2023-04-23T05:31:00Z">
        <w:r w:rsidR="0075748D">
          <w:rPr>
            <w:rFonts w:asciiTheme="minorBidi" w:hAnsiTheme="minorBidi"/>
          </w:rPr>
          <w:t xml:space="preserve">for monitoring various pathological conditions. Of note, </w:t>
        </w:r>
      </w:ins>
      <w:del w:id="193" w:author="Reza Rahbarghazi" w:date="2023-04-23T05:31:00Z">
        <w:r w:rsidRPr="00A554AC" w:rsidDel="0075748D">
          <w:rPr>
            <w:rFonts w:asciiTheme="minorBidi" w:hAnsiTheme="minorBidi"/>
          </w:rPr>
          <w:delText>and h</w:delText>
        </w:r>
      </w:del>
      <w:del w:id="194" w:author="Reza Rahbarghazi" w:date="2023-04-23T05:32:00Z">
        <w:r w:rsidRPr="00A554AC" w:rsidDel="0075748D">
          <w:rPr>
            <w:rFonts w:asciiTheme="minorBidi" w:hAnsiTheme="minorBidi"/>
          </w:rPr>
          <w:delText xml:space="preserve">ave revealed </w:delText>
        </w:r>
      </w:del>
      <w:ins w:id="195" w:author="Reza Rahbarghazi" w:date="2023-04-23T05:32:00Z">
        <w:r w:rsidR="0075748D">
          <w:rPr>
            <w:rFonts w:asciiTheme="minorBidi" w:hAnsiTheme="minorBidi"/>
          </w:rPr>
          <w:t xml:space="preserve">the </w:t>
        </w:r>
      </w:ins>
      <w:r w:rsidRPr="00A554AC">
        <w:rPr>
          <w:rFonts w:asciiTheme="minorBidi" w:hAnsiTheme="minorBidi"/>
        </w:rPr>
        <w:t>alteration</w:t>
      </w:r>
      <w:ins w:id="196" w:author="Reza Rahbarghazi" w:date="2023-04-23T05:32:00Z">
        <w:r w:rsidR="0075748D">
          <w:rPr>
            <w:rFonts w:asciiTheme="minorBidi" w:hAnsiTheme="minorBidi"/>
          </w:rPr>
          <w:t xml:space="preserve"> of</w:t>
        </w:r>
      </w:ins>
      <w:del w:id="197" w:author="Reza Rahbarghazi" w:date="2023-04-23T05:32:00Z">
        <w:r w:rsidRPr="00A554AC" w:rsidDel="0075748D">
          <w:rPr>
            <w:rFonts w:asciiTheme="minorBidi" w:hAnsiTheme="minorBidi"/>
          </w:rPr>
          <w:delText>s</w:delText>
        </w:r>
      </w:del>
      <w:r w:rsidRPr="00A554AC">
        <w:rPr>
          <w:rFonts w:asciiTheme="minorBidi" w:hAnsiTheme="minorBidi"/>
        </w:rPr>
        <w:t xml:space="preserve"> </w:t>
      </w:r>
      <w:del w:id="198" w:author="Reza Rahbarghazi" w:date="2023-04-23T05:32:00Z">
        <w:r w:rsidRPr="00A554AC" w:rsidDel="0075748D">
          <w:rPr>
            <w:rFonts w:asciiTheme="minorBidi" w:hAnsiTheme="minorBidi"/>
          </w:rPr>
          <w:delText xml:space="preserve">in </w:delText>
        </w:r>
      </w:del>
      <w:r w:rsidRPr="00A554AC">
        <w:rPr>
          <w:rFonts w:asciiTheme="minorBidi" w:hAnsiTheme="minorBidi"/>
        </w:rPr>
        <w:t>mRNAs</w:t>
      </w:r>
      <w:ins w:id="199" w:author="Reza Rahbarghazi" w:date="2023-04-23T05:32:00Z">
        <w:r w:rsidR="0075748D">
          <w:rPr>
            <w:rFonts w:asciiTheme="minorBidi" w:hAnsiTheme="minorBidi"/>
          </w:rPr>
          <w:t xml:space="preserve"> and </w:t>
        </w:r>
      </w:ins>
      <w:del w:id="200" w:author="Reza Rahbarghazi" w:date="2023-04-23T05:32:00Z">
        <w:r w:rsidRPr="00A554AC" w:rsidDel="0075748D">
          <w:rPr>
            <w:rFonts w:asciiTheme="minorBidi" w:hAnsiTheme="minorBidi"/>
          </w:rPr>
          <w:delText>/</w:delText>
        </w:r>
      </w:del>
      <w:r w:rsidRPr="00A554AC">
        <w:rPr>
          <w:rFonts w:asciiTheme="minorBidi" w:hAnsiTheme="minorBidi"/>
        </w:rPr>
        <w:t xml:space="preserve">miRNAs </w:t>
      </w:r>
      <w:ins w:id="201" w:author="Reza Rahbarghazi" w:date="2023-04-23T05:32:00Z">
        <w:r w:rsidR="0075748D">
          <w:rPr>
            <w:rFonts w:asciiTheme="minorBidi" w:hAnsiTheme="minorBidi"/>
          </w:rPr>
          <w:t xml:space="preserve">under pathological conditions </w:t>
        </w:r>
      </w:ins>
      <w:del w:id="202" w:author="Reza Rahbarghazi" w:date="2023-04-23T05:32:00Z">
        <w:r w:rsidRPr="00A554AC" w:rsidDel="0075748D">
          <w:rPr>
            <w:rFonts w:asciiTheme="minorBidi" w:hAnsiTheme="minorBidi"/>
          </w:rPr>
          <w:delText xml:space="preserve">signature </w:delText>
        </w:r>
      </w:del>
      <w:ins w:id="203" w:author="Reza Rahbarghazi" w:date="2023-04-23T05:32:00Z">
        <w:r w:rsidR="0075748D">
          <w:rPr>
            <w:rFonts w:asciiTheme="minorBidi" w:hAnsiTheme="minorBidi"/>
          </w:rPr>
          <w:t>give</w:t>
        </w:r>
      </w:ins>
      <w:ins w:id="204" w:author="Reza Rahbarghazi" w:date="2023-04-23T05:33:00Z">
        <w:r w:rsidR="0075748D">
          <w:rPr>
            <w:rFonts w:asciiTheme="minorBidi" w:hAnsiTheme="minorBidi"/>
          </w:rPr>
          <w:t>s us valuable information</w:t>
        </w:r>
      </w:ins>
      <w:del w:id="205" w:author="Reza Rahbarghazi" w:date="2023-04-23T05:33:00Z">
        <w:r w:rsidRPr="00A554AC" w:rsidDel="0075748D">
          <w:rPr>
            <w:rFonts w:asciiTheme="minorBidi" w:hAnsiTheme="minorBidi"/>
          </w:rPr>
          <w:delText>in</w:delText>
        </w:r>
      </w:del>
      <w:ins w:id="206" w:author="Reza Rahbarghazi" w:date="2023-04-23T05:33:00Z">
        <w:r w:rsidR="0075748D">
          <w:rPr>
            <w:rFonts w:asciiTheme="minorBidi" w:hAnsiTheme="minorBidi"/>
          </w:rPr>
          <w:t xml:space="preserve"> </w:t>
        </w:r>
      </w:ins>
      <w:ins w:id="207" w:author="Reza Rahbarghazi" w:date="2023-04-23T05:44:00Z">
        <w:r w:rsidR="00F3124D">
          <w:rPr>
            <w:rFonts w:asciiTheme="minorBidi" w:hAnsiTheme="minorBidi"/>
          </w:rPr>
          <w:t>about</w:t>
        </w:r>
      </w:ins>
      <w:r w:rsidRPr="00A554AC">
        <w:rPr>
          <w:rFonts w:asciiTheme="minorBidi" w:hAnsiTheme="minorBidi"/>
        </w:rPr>
        <w:t xml:space="preserve"> different kinds of disorders. </w:t>
      </w:r>
      <w:del w:id="208" w:author="Reza Rahbarghazi" w:date="2023-04-23T05:33:00Z">
        <w:r w:rsidRPr="00A554AC" w:rsidDel="0075748D">
          <w:rPr>
            <w:rFonts w:asciiTheme="minorBidi" w:hAnsiTheme="minorBidi"/>
          </w:rPr>
          <w:delText xml:space="preserve">Recent studies revealed that </w:delText>
        </w:r>
      </w:del>
      <w:r w:rsidRPr="00A554AC">
        <w:rPr>
          <w:rFonts w:asciiTheme="minorBidi" w:hAnsiTheme="minorBidi"/>
        </w:rPr>
        <w:t xml:space="preserve">PBMCs could recapitulate the conditions of the </w:t>
      </w:r>
      <w:del w:id="209" w:author="Reza Rahbarghazi" w:date="2023-04-23T05:33:00Z">
        <w:r w:rsidRPr="00A554AC" w:rsidDel="0075748D">
          <w:rPr>
            <w:rFonts w:asciiTheme="minorBidi" w:hAnsiTheme="minorBidi"/>
          </w:rPr>
          <w:delText xml:space="preserve">surrounding </w:delText>
        </w:r>
      </w:del>
      <w:ins w:id="210" w:author="Reza Rahbarghazi" w:date="2023-04-23T05:33:00Z">
        <w:r w:rsidR="0075748D">
          <w:rPr>
            <w:rFonts w:asciiTheme="minorBidi" w:hAnsiTheme="minorBidi"/>
          </w:rPr>
          <w:t xml:space="preserve">target </w:t>
        </w:r>
      </w:ins>
      <w:r w:rsidRPr="00A554AC">
        <w:rPr>
          <w:rFonts w:asciiTheme="minorBidi" w:hAnsiTheme="minorBidi"/>
        </w:rPr>
        <w:t>tissue</w:t>
      </w:r>
      <w:ins w:id="211" w:author="Reza Rahbarghazi" w:date="2023-04-23T05:33:00Z">
        <w:r w:rsidR="0075748D">
          <w:rPr>
            <w:rFonts w:asciiTheme="minorBidi" w:hAnsiTheme="minorBidi"/>
          </w:rPr>
          <w:t>s</w:t>
        </w:r>
      </w:ins>
      <w:r w:rsidRPr="00A554AC">
        <w:rPr>
          <w:rFonts w:asciiTheme="minorBidi" w:hAnsiTheme="minorBidi"/>
        </w:rPr>
        <w:t xml:space="preserve">, thus, providing a highly sensitive and specific source of biomarkers (Mosallaei et al. 2022). </w:t>
      </w:r>
      <w:del w:id="212" w:author="Reza Rahbarghazi" w:date="2023-04-23T05:34:00Z">
        <w:r w:rsidRPr="00A554AC" w:rsidDel="0075748D">
          <w:rPr>
            <w:rFonts w:asciiTheme="minorBidi" w:hAnsiTheme="minorBidi"/>
          </w:rPr>
          <w:delText>Moreover</w:delText>
        </w:r>
      </w:del>
      <w:ins w:id="213" w:author="Reza Rahbarghazi" w:date="2023-04-23T05:34:00Z">
        <w:r w:rsidR="0075748D">
          <w:rPr>
            <w:rFonts w:asciiTheme="minorBidi" w:hAnsiTheme="minorBidi"/>
          </w:rPr>
          <w:t>Commensurate with these conditions</w:t>
        </w:r>
      </w:ins>
      <w:r w:rsidRPr="00A554AC">
        <w:rPr>
          <w:rFonts w:asciiTheme="minorBidi" w:hAnsiTheme="minorBidi"/>
        </w:rPr>
        <w:t xml:space="preserve">, </w:t>
      </w:r>
      <w:ins w:id="214" w:author="Reza Rahbarghazi" w:date="2023-04-23T05:34:00Z">
        <w:r w:rsidR="0075748D">
          <w:rPr>
            <w:rFonts w:asciiTheme="minorBidi" w:hAnsiTheme="minorBidi"/>
          </w:rPr>
          <w:t xml:space="preserve">these cells </w:t>
        </w:r>
      </w:ins>
      <w:del w:id="215" w:author="Reza Rahbarghazi" w:date="2023-04-23T05:34:00Z">
        <w:r w:rsidRPr="00A554AC" w:rsidDel="0075748D">
          <w:rPr>
            <w:rFonts w:asciiTheme="minorBidi" w:hAnsiTheme="minorBidi"/>
          </w:rPr>
          <w:delText xml:space="preserve">there </w:delText>
        </w:r>
      </w:del>
      <w:r w:rsidRPr="00A554AC">
        <w:rPr>
          <w:rFonts w:asciiTheme="minorBidi" w:hAnsiTheme="minorBidi"/>
        </w:rPr>
        <w:t xml:space="preserve">are </w:t>
      </w:r>
      <w:del w:id="216" w:author="Reza Rahbarghazi" w:date="2023-04-23T05:35:00Z">
        <w:r w:rsidRPr="00A554AC" w:rsidDel="0075748D">
          <w:rPr>
            <w:rFonts w:asciiTheme="minorBidi" w:hAnsiTheme="minorBidi"/>
          </w:rPr>
          <w:delText>repo</w:delText>
        </w:r>
      </w:del>
      <w:ins w:id="217" w:author="Reza Rahbarghazi" w:date="2023-04-23T05:35:00Z">
        <w:r w:rsidR="0075748D" w:rsidRPr="00A554AC">
          <w:rPr>
            <w:rFonts w:asciiTheme="minorBidi" w:hAnsiTheme="minorBidi"/>
          </w:rPr>
          <w:t>repo</w:t>
        </w:r>
        <w:r w:rsidR="0075748D">
          <w:rPr>
            <w:rFonts w:asciiTheme="minorBidi" w:hAnsiTheme="minorBidi"/>
          </w:rPr>
          <w:t>sitor</w:t>
        </w:r>
      </w:ins>
      <w:ins w:id="218" w:author="Reza Rahbarghazi" w:date="2023-04-23T05:44:00Z">
        <w:r w:rsidR="00F3124D">
          <w:rPr>
            <w:rFonts w:asciiTheme="minorBidi" w:hAnsiTheme="minorBidi"/>
          </w:rPr>
          <w:t>ies</w:t>
        </w:r>
      </w:ins>
      <w:ins w:id="219" w:author="Reza Rahbarghazi" w:date="2023-04-23T05:34:00Z">
        <w:r w:rsidR="0075748D">
          <w:rPr>
            <w:rFonts w:asciiTheme="minorBidi" w:hAnsiTheme="minorBidi"/>
          </w:rPr>
          <w:t xml:space="preserve"> </w:t>
        </w:r>
      </w:ins>
      <w:del w:id="220" w:author="Reza Rahbarghazi" w:date="2023-04-23T05:34:00Z">
        <w:r w:rsidRPr="00A554AC" w:rsidDel="0075748D">
          <w:rPr>
            <w:rFonts w:asciiTheme="minorBidi" w:hAnsiTheme="minorBidi"/>
          </w:rPr>
          <w:delText xml:space="preserve">rts </w:delText>
        </w:r>
      </w:del>
      <w:r w:rsidRPr="00A554AC">
        <w:rPr>
          <w:rFonts w:asciiTheme="minorBidi" w:hAnsiTheme="minorBidi"/>
        </w:rPr>
        <w:t xml:space="preserve">of </w:t>
      </w:r>
      <w:del w:id="221" w:author="Reza Rahbarghazi" w:date="2023-04-23T05:35:00Z">
        <w:r w:rsidRPr="00A554AC" w:rsidDel="0075748D">
          <w:rPr>
            <w:rFonts w:asciiTheme="minorBidi" w:hAnsiTheme="minorBidi"/>
          </w:rPr>
          <w:delText xml:space="preserve">altered </w:delText>
        </w:r>
      </w:del>
      <w:ins w:id="222" w:author="Reza Rahbarghazi" w:date="2023-04-23T05:35:00Z">
        <w:r w:rsidR="0075748D">
          <w:rPr>
            <w:rFonts w:asciiTheme="minorBidi" w:hAnsiTheme="minorBidi"/>
          </w:rPr>
          <w:t xml:space="preserve">dysregulated </w:t>
        </w:r>
      </w:ins>
      <w:r w:rsidRPr="00A554AC">
        <w:rPr>
          <w:rFonts w:asciiTheme="minorBidi" w:hAnsiTheme="minorBidi"/>
        </w:rPr>
        <w:t>genes and miRNAs expression profile</w:t>
      </w:r>
      <w:ins w:id="223" w:author="Reza Rahbarghazi" w:date="2023-04-23T05:44:00Z">
        <w:r w:rsidR="00F3124D">
          <w:rPr>
            <w:rFonts w:asciiTheme="minorBidi" w:hAnsiTheme="minorBidi"/>
          </w:rPr>
          <w:t>s</w:t>
        </w:r>
      </w:ins>
      <w:r w:rsidRPr="00A554AC">
        <w:rPr>
          <w:rFonts w:asciiTheme="minorBidi" w:hAnsiTheme="minorBidi"/>
        </w:rPr>
        <w:t xml:space="preserve"> in CVDs </w:t>
      </w:r>
      <w:del w:id="224" w:author="Reza Rahbarghazi" w:date="2023-04-23T05:35:00Z">
        <w:r w:rsidRPr="00A554AC" w:rsidDel="0075748D">
          <w:rPr>
            <w:rFonts w:asciiTheme="minorBidi" w:hAnsiTheme="minorBidi"/>
          </w:rPr>
          <w:delText xml:space="preserve">in </w:delText>
        </w:r>
      </w:del>
      <w:ins w:id="225" w:author="Reza Rahbarghazi" w:date="2023-04-23T05:35:00Z">
        <w:r w:rsidR="0075748D">
          <w:rPr>
            <w:rFonts w:asciiTheme="minorBidi" w:hAnsiTheme="minorBidi"/>
          </w:rPr>
          <w:t xml:space="preserve">related to </w:t>
        </w:r>
      </w:ins>
      <w:del w:id="226" w:author="Reza Rahbarghazi" w:date="2023-04-23T05:35:00Z">
        <w:r w:rsidRPr="00A554AC" w:rsidDel="0075748D">
          <w:rPr>
            <w:rFonts w:asciiTheme="minorBidi" w:hAnsiTheme="minorBidi"/>
          </w:rPr>
          <w:delText xml:space="preserve">comparison to </w:delText>
        </w:r>
      </w:del>
      <w:ins w:id="227" w:author="Reza Rahbarghazi" w:date="2023-04-23T05:36:00Z">
        <w:r w:rsidR="0075748D">
          <w:rPr>
            <w:rFonts w:asciiTheme="minorBidi" w:hAnsiTheme="minorBidi"/>
          </w:rPr>
          <w:t>control conditions</w:t>
        </w:r>
      </w:ins>
      <w:del w:id="228" w:author="Reza Rahbarghazi" w:date="2023-04-23T05:36:00Z">
        <w:r w:rsidRPr="00A554AC" w:rsidDel="0075748D">
          <w:rPr>
            <w:rFonts w:asciiTheme="minorBidi" w:hAnsiTheme="minorBidi"/>
          </w:rPr>
          <w:delText>controls</w:delText>
        </w:r>
      </w:del>
      <w:r w:rsidRPr="00A554AC">
        <w:rPr>
          <w:rFonts w:asciiTheme="minorBidi" w:hAnsiTheme="minorBidi"/>
        </w:rPr>
        <w:t xml:space="preserve"> (Gao et al. 2020; Mosallaei et al. 2022).</w:t>
      </w:r>
    </w:p>
    <w:p w:rsidR="0075748D" w:rsidRDefault="0075748D" w:rsidP="0075748D">
      <w:pPr>
        <w:pStyle w:val="FirstParagraph"/>
        <w:spacing w:before="0" w:after="0" w:line="360" w:lineRule="auto"/>
        <w:ind w:firstLine="720"/>
        <w:jc w:val="both"/>
        <w:rPr>
          <w:ins w:id="229" w:author="Reza Rahbarghazi" w:date="2023-04-23T05:37:00Z"/>
          <w:rFonts w:asciiTheme="minorBidi" w:hAnsiTheme="minorBidi"/>
        </w:rPr>
        <w:pPrChange w:id="230" w:author="Reza Rahbarghazi" w:date="2023-04-23T05:37:00Z">
          <w:pPr>
            <w:pStyle w:val="BodyText"/>
            <w:spacing w:line="360" w:lineRule="auto"/>
            <w:jc w:val="both"/>
          </w:pPr>
        </w:pPrChange>
      </w:pPr>
      <w:ins w:id="231" w:author="Reza Rahbarghazi" w:date="2023-04-23T05:37:00Z">
        <w:r>
          <w:rPr>
            <w:rFonts w:asciiTheme="minorBidi" w:hAnsiTheme="minorBidi"/>
          </w:rPr>
          <w:t xml:space="preserve"> </w:t>
        </w:r>
      </w:ins>
    </w:p>
    <w:p w:rsidR="00113B1A" w:rsidRPr="00A554AC" w:rsidDel="002D1C28" w:rsidRDefault="0075748D" w:rsidP="00F3124D">
      <w:pPr>
        <w:pStyle w:val="FirstParagraph"/>
        <w:spacing w:before="0" w:after="0" w:line="360" w:lineRule="auto"/>
        <w:ind w:firstLine="720"/>
        <w:jc w:val="both"/>
        <w:rPr>
          <w:del w:id="232" w:author="Reza Rahbarghazi" w:date="2023-04-23T05:39:00Z"/>
          <w:rFonts w:asciiTheme="minorBidi" w:hAnsiTheme="minorBidi"/>
        </w:rPr>
        <w:pPrChange w:id="233" w:author="Reza Rahbarghazi" w:date="2023-04-23T05:45:00Z">
          <w:pPr>
            <w:pStyle w:val="BodyText"/>
            <w:spacing w:line="360" w:lineRule="auto"/>
            <w:jc w:val="both"/>
          </w:pPr>
        </w:pPrChange>
      </w:pPr>
      <w:ins w:id="234" w:author="Reza Rahbarghazi" w:date="2023-04-23T05:37:00Z">
        <w:r>
          <w:rPr>
            <w:rFonts w:asciiTheme="minorBidi" w:hAnsiTheme="minorBidi"/>
          </w:rPr>
          <w:t xml:space="preserve">In recent years, </w:t>
        </w:r>
      </w:ins>
      <w:del w:id="235" w:author="Reza Rahbarghazi" w:date="2023-04-23T05:37:00Z">
        <w:r w:rsidR="00B36E4A" w:rsidRPr="00A554AC" w:rsidDel="0075748D">
          <w:rPr>
            <w:rFonts w:asciiTheme="minorBidi" w:hAnsiTheme="minorBidi"/>
          </w:rPr>
          <w:delText>T</w:delText>
        </w:r>
      </w:del>
      <w:ins w:id="236" w:author="Reza Rahbarghazi" w:date="2023-04-23T05:37:00Z">
        <w:r>
          <w:rPr>
            <w:rFonts w:asciiTheme="minorBidi" w:hAnsiTheme="minorBidi"/>
          </w:rPr>
          <w:t>t</w:t>
        </w:r>
      </w:ins>
      <w:r w:rsidR="00B36E4A" w:rsidRPr="00A554AC">
        <w:rPr>
          <w:rFonts w:asciiTheme="minorBidi" w:hAnsiTheme="minorBidi"/>
        </w:rPr>
        <w:t xml:space="preserve">he </w:t>
      </w:r>
      <w:ins w:id="237" w:author="Reza Rahbarghazi" w:date="2023-04-23T05:37:00Z">
        <w:r>
          <w:rPr>
            <w:rFonts w:asciiTheme="minorBidi" w:hAnsiTheme="minorBidi"/>
          </w:rPr>
          <w:t xml:space="preserve">advent and </w:t>
        </w:r>
      </w:ins>
      <w:r w:rsidR="00B36E4A" w:rsidRPr="00A554AC">
        <w:rPr>
          <w:rFonts w:asciiTheme="minorBidi" w:hAnsiTheme="minorBidi"/>
        </w:rPr>
        <w:t xml:space="preserve">use of </w:t>
      </w:r>
      <w:del w:id="238" w:author="Reza Rahbarghazi" w:date="2023-04-23T05:37:00Z">
        <w:r w:rsidR="00B36E4A" w:rsidRPr="00A554AC" w:rsidDel="0075748D">
          <w:rPr>
            <w:rFonts w:asciiTheme="minorBidi" w:hAnsiTheme="minorBidi"/>
          </w:rPr>
          <w:delText xml:space="preserve">Machine </w:delText>
        </w:r>
      </w:del>
      <w:ins w:id="239" w:author="Reza Rahbarghazi" w:date="2023-04-23T05:37:00Z">
        <w:r>
          <w:rPr>
            <w:rFonts w:asciiTheme="minorBidi" w:hAnsiTheme="minorBidi"/>
          </w:rPr>
          <w:t>m</w:t>
        </w:r>
        <w:r w:rsidRPr="00A554AC">
          <w:rPr>
            <w:rFonts w:asciiTheme="minorBidi" w:hAnsiTheme="minorBidi"/>
          </w:rPr>
          <w:t xml:space="preserve">achine </w:t>
        </w:r>
      </w:ins>
      <w:del w:id="240" w:author="Reza Rahbarghazi" w:date="2023-04-23T05:37:00Z">
        <w:r w:rsidR="00B36E4A" w:rsidRPr="00A554AC" w:rsidDel="0075748D">
          <w:rPr>
            <w:rFonts w:asciiTheme="minorBidi" w:hAnsiTheme="minorBidi"/>
          </w:rPr>
          <w:delText xml:space="preserve">Learning </w:delText>
        </w:r>
      </w:del>
      <w:ins w:id="241" w:author="Reza Rahbarghazi" w:date="2023-04-23T05:37:00Z">
        <w:r>
          <w:rPr>
            <w:rFonts w:asciiTheme="minorBidi" w:hAnsiTheme="minorBidi"/>
          </w:rPr>
          <w:t>l</w:t>
        </w:r>
        <w:r w:rsidRPr="00A554AC">
          <w:rPr>
            <w:rFonts w:asciiTheme="minorBidi" w:hAnsiTheme="minorBidi"/>
          </w:rPr>
          <w:t xml:space="preserve">earning </w:t>
        </w:r>
      </w:ins>
      <w:r w:rsidR="00B36E4A" w:rsidRPr="00A554AC">
        <w:rPr>
          <w:rFonts w:asciiTheme="minorBidi" w:hAnsiTheme="minorBidi"/>
        </w:rPr>
        <w:t xml:space="preserve">(ML) is an exciting prospect for advancing scientific discoveries. Although the concept of ML and its initial algorithms were conceived many years ago, recent improvements in computing power and access to vast amounts of data have shown that ML techniques outperform classical statistical methods in various fields. Furthermore, the progress made in omics technologies has enabled the analysis of massive and intricate biological data sets, consisting of hundreds to thousands of samples, which makes it possible for ML to extract valuable biological information from such data (Torun et al. 2023). Therefore, ML offers novel techniques to integrate and analyze the various omics data enabling the discovery of </w:t>
      </w:r>
      <w:del w:id="242" w:author="Reza Rahbarghazi" w:date="2023-04-23T05:38:00Z">
        <w:r w:rsidR="00B36E4A" w:rsidRPr="002D1C28" w:rsidDel="002D1C28">
          <w:rPr>
            <w:rFonts w:asciiTheme="minorBidi" w:hAnsiTheme="minorBidi"/>
            <w:i/>
            <w:iCs/>
            <w:rPrChange w:id="243" w:author="Reza Rahbarghazi" w:date="2023-04-23T05:38:00Z">
              <w:rPr>
                <w:rFonts w:asciiTheme="minorBidi" w:hAnsiTheme="minorBidi"/>
              </w:rPr>
            </w:rPrChange>
          </w:rPr>
          <w:delText xml:space="preserve">new </w:delText>
        </w:r>
      </w:del>
      <w:ins w:id="244" w:author="Reza Rahbarghazi" w:date="2023-04-23T05:38:00Z">
        <w:r w:rsidR="002D1C28" w:rsidRPr="002D1C28">
          <w:rPr>
            <w:rFonts w:asciiTheme="minorBidi" w:hAnsiTheme="minorBidi"/>
            <w:i/>
            <w:iCs/>
            <w:rPrChange w:id="245" w:author="Reza Rahbarghazi" w:date="2023-04-23T05:38:00Z">
              <w:rPr>
                <w:rFonts w:asciiTheme="minorBidi" w:hAnsiTheme="minorBidi"/>
              </w:rPr>
            </w:rPrChange>
          </w:rPr>
          <w:t>de novo</w:t>
        </w:r>
        <w:r w:rsidR="002D1C28" w:rsidRPr="00A554AC">
          <w:rPr>
            <w:rFonts w:asciiTheme="minorBidi" w:hAnsiTheme="minorBidi"/>
          </w:rPr>
          <w:t xml:space="preserve"> </w:t>
        </w:r>
      </w:ins>
      <w:r w:rsidR="00B36E4A" w:rsidRPr="00A554AC">
        <w:rPr>
          <w:rFonts w:asciiTheme="minorBidi" w:hAnsiTheme="minorBidi"/>
        </w:rPr>
        <w:t xml:space="preserve">biomarkers. These biomarkers </w:t>
      </w:r>
      <w:del w:id="246" w:author="Reza Rahbarghazi" w:date="2023-04-23T05:38:00Z">
        <w:r w:rsidR="00B36E4A" w:rsidRPr="00A554AC" w:rsidDel="002D1C28">
          <w:rPr>
            <w:rFonts w:asciiTheme="minorBidi" w:hAnsiTheme="minorBidi"/>
          </w:rPr>
          <w:delText>have the potential to help</w:delText>
        </w:r>
      </w:del>
      <w:ins w:id="247" w:author="Reza Rahbarghazi" w:date="2023-04-23T05:45:00Z">
        <w:r w:rsidR="00F3124D">
          <w:rPr>
            <w:rFonts w:asciiTheme="minorBidi" w:hAnsiTheme="minorBidi"/>
          </w:rPr>
          <w:t>help</w:t>
        </w:r>
      </w:ins>
      <w:ins w:id="248" w:author="Reza Rahbarghazi" w:date="2023-04-23T05:38:00Z">
        <w:r w:rsidR="002D1C28">
          <w:rPr>
            <w:rFonts w:asciiTheme="minorBidi" w:hAnsiTheme="minorBidi"/>
          </w:rPr>
          <w:t xml:space="preserve"> us</w:t>
        </w:r>
      </w:ins>
      <w:r w:rsidR="00B36E4A" w:rsidRPr="00A554AC">
        <w:rPr>
          <w:rFonts w:asciiTheme="minorBidi" w:hAnsiTheme="minorBidi"/>
        </w:rPr>
        <w:t xml:space="preserve"> </w:t>
      </w:r>
      <w:del w:id="249" w:author="Reza Rahbarghazi" w:date="2023-04-23T05:45:00Z">
        <w:r w:rsidR="00B36E4A" w:rsidRPr="00A554AC" w:rsidDel="00F3124D">
          <w:rPr>
            <w:rFonts w:asciiTheme="minorBidi" w:hAnsiTheme="minorBidi"/>
          </w:rPr>
          <w:delText xml:space="preserve">in </w:delText>
        </w:r>
      </w:del>
      <w:ins w:id="250" w:author="Reza Rahbarghazi" w:date="2023-04-23T05:45:00Z">
        <w:r w:rsidR="00F3124D">
          <w:rPr>
            <w:rFonts w:asciiTheme="minorBidi" w:hAnsiTheme="minorBidi"/>
          </w:rPr>
          <w:t>in</w:t>
        </w:r>
        <w:r w:rsidR="00F3124D" w:rsidRPr="00A554AC">
          <w:rPr>
            <w:rFonts w:asciiTheme="minorBidi" w:hAnsiTheme="minorBidi"/>
          </w:rPr>
          <w:t xml:space="preserve"> </w:t>
        </w:r>
      </w:ins>
      <w:r w:rsidR="00B36E4A" w:rsidRPr="00A554AC">
        <w:rPr>
          <w:rFonts w:asciiTheme="minorBidi" w:hAnsiTheme="minorBidi"/>
        </w:rPr>
        <w:t>accurate disease prediction, patient stratification, and finding new therapeutic</w:t>
      </w:r>
      <w:ins w:id="251" w:author="Reza Rahbarghazi" w:date="2023-04-23T05:39:00Z">
        <w:r w:rsidR="002D1C28">
          <w:rPr>
            <w:rFonts w:asciiTheme="minorBidi" w:hAnsiTheme="minorBidi"/>
          </w:rPr>
          <w:t>s</w:t>
        </w:r>
      </w:ins>
      <w:del w:id="252" w:author="Reza Rahbarghazi" w:date="2023-04-23T05:39:00Z">
        <w:r w:rsidR="00B36E4A" w:rsidRPr="00A554AC" w:rsidDel="002D1C28">
          <w:rPr>
            <w:rFonts w:asciiTheme="minorBidi" w:hAnsiTheme="minorBidi"/>
          </w:rPr>
          <w:delText xml:space="preserve"> targets</w:delText>
        </w:r>
      </w:del>
      <w:r w:rsidR="00B36E4A" w:rsidRPr="00A554AC">
        <w:rPr>
          <w:rFonts w:asciiTheme="minorBidi" w:hAnsiTheme="minorBidi"/>
        </w:rPr>
        <w:t xml:space="preserve"> (Reel et al. 2021).</w:t>
      </w:r>
      <w:ins w:id="253" w:author="Reza Rahbarghazi" w:date="2023-04-23T05:39:00Z">
        <w:r w:rsidR="002D1C28">
          <w:rPr>
            <w:rFonts w:asciiTheme="minorBidi" w:hAnsiTheme="minorBidi"/>
          </w:rPr>
          <w:t xml:space="preserve"> </w:t>
        </w:r>
      </w:ins>
    </w:p>
    <w:p w:rsidR="002D1C28" w:rsidRDefault="002D1C28" w:rsidP="002D1C28">
      <w:pPr>
        <w:pStyle w:val="FirstParagraph"/>
        <w:spacing w:before="0" w:after="0" w:line="360" w:lineRule="auto"/>
        <w:ind w:firstLine="720"/>
        <w:jc w:val="both"/>
        <w:rPr>
          <w:ins w:id="254" w:author="Reza Rahbarghazi" w:date="2023-04-23T05:39:00Z"/>
          <w:rFonts w:asciiTheme="minorBidi" w:hAnsiTheme="minorBidi"/>
        </w:rPr>
        <w:pPrChange w:id="255" w:author="Reza Rahbarghazi" w:date="2023-04-23T05:39:00Z">
          <w:pPr>
            <w:pStyle w:val="BodyText"/>
            <w:spacing w:line="360" w:lineRule="auto"/>
            <w:jc w:val="both"/>
          </w:pPr>
        </w:pPrChange>
      </w:pPr>
    </w:p>
    <w:p w:rsidR="00113B1A" w:rsidRPr="00A554AC" w:rsidRDefault="00B36E4A" w:rsidP="00F3124D">
      <w:pPr>
        <w:pStyle w:val="FirstParagraph"/>
        <w:spacing w:before="0" w:line="360" w:lineRule="auto"/>
        <w:ind w:firstLine="720"/>
        <w:jc w:val="both"/>
        <w:rPr>
          <w:rFonts w:asciiTheme="minorBidi" w:hAnsiTheme="minorBidi"/>
        </w:rPr>
        <w:pPrChange w:id="256" w:author="Reza Rahbarghazi" w:date="2023-04-23T05:46:00Z">
          <w:pPr>
            <w:pStyle w:val="BodyText"/>
            <w:spacing w:line="360" w:lineRule="auto"/>
            <w:jc w:val="both"/>
          </w:pPr>
        </w:pPrChange>
      </w:pPr>
      <w:r w:rsidRPr="00A554AC">
        <w:rPr>
          <w:rFonts w:asciiTheme="minorBidi" w:hAnsiTheme="minorBidi"/>
        </w:rPr>
        <w:t xml:space="preserve">In this study, we aimed to identify potential miRNA biomarkers for MI patients by combining and analyzing three different microarray datasets from PBMCs. </w:t>
      </w:r>
      <w:del w:id="257" w:author="Reza Rahbarghazi" w:date="2023-04-23T05:39:00Z">
        <w:r w:rsidRPr="00A554AC" w:rsidDel="002D1C28">
          <w:rPr>
            <w:rFonts w:asciiTheme="minorBidi" w:hAnsiTheme="minorBidi"/>
          </w:rPr>
          <w:delText>We believe</w:delText>
        </w:r>
      </w:del>
      <w:ins w:id="258" w:author="Reza Rahbarghazi" w:date="2023-04-23T05:39:00Z">
        <w:r w:rsidR="002D1C28">
          <w:rPr>
            <w:rFonts w:asciiTheme="minorBidi" w:hAnsiTheme="minorBidi"/>
          </w:rPr>
          <w:t>It is suggested</w:t>
        </w:r>
      </w:ins>
      <w:r w:rsidRPr="00A554AC">
        <w:rPr>
          <w:rFonts w:asciiTheme="minorBidi" w:hAnsiTheme="minorBidi"/>
        </w:rPr>
        <w:t xml:space="preserve"> that the integration of omics data with </w:t>
      </w:r>
      <w:del w:id="259" w:author="Reza Rahbarghazi" w:date="2023-04-23T05:39:00Z">
        <w:r w:rsidRPr="00A554AC" w:rsidDel="002D1C28">
          <w:rPr>
            <w:rFonts w:asciiTheme="minorBidi" w:hAnsiTheme="minorBidi"/>
          </w:rPr>
          <w:delText>machine learning</w:delText>
        </w:r>
      </w:del>
      <w:ins w:id="260" w:author="Reza Rahbarghazi" w:date="2023-04-23T05:39:00Z">
        <w:r w:rsidR="002D1C28">
          <w:rPr>
            <w:rFonts w:asciiTheme="minorBidi" w:hAnsiTheme="minorBidi"/>
          </w:rPr>
          <w:t>ML</w:t>
        </w:r>
      </w:ins>
      <w:r w:rsidRPr="00A554AC">
        <w:rPr>
          <w:rFonts w:asciiTheme="minorBidi" w:hAnsiTheme="minorBidi"/>
        </w:rPr>
        <w:t xml:space="preserve"> techniques could </w:t>
      </w:r>
      <w:ins w:id="261" w:author="Reza Rahbarghazi" w:date="2023-04-23T05:40:00Z">
        <w:r w:rsidR="002D1C28">
          <w:rPr>
            <w:rFonts w:asciiTheme="minorBidi" w:hAnsiTheme="minorBidi"/>
          </w:rPr>
          <w:t xml:space="preserve">be a promising tool in the </w:t>
        </w:r>
      </w:ins>
      <w:del w:id="262" w:author="Reza Rahbarghazi" w:date="2023-04-23T05:40:00Z">
        <w:r w:rsidRPr="00A554AC" w:rsidDel="002D1C28">
          <w:rPr>
            <w:rFonts w:asciiTheme="minorBidi" w:hAnsiTheme="minorBidi"/>
          </w:rPr>
          <w:delText xml:space="preserve">lead to the </w:delText>
        </w:r>
      </w:del>
      <w:r w:rsidRPr="00A554AC">
        <w:rPr>
          <w:rFonts w:asciiTheme="minorBidi" w:hAnsiTheme="minorBidi"/>
        </w:rPr>
        <w:t xml:space="preserve">discovery of new and more accurate biomarkers for </w:t>
      </w:r>
      <w:ins w:id="263" w:author="Reza Rahbarghazi" w:date="2023-04-23T05:40:00Z">
        <w:r w:rsidR="002D1C28">
          <w:rPr>
            <w:rFonts w:asciiTheme="minorBidi" w:hAnsiTheme="minorBidi"/>
          </w:rPr>
          <w:t xml:space="preserve">monitoring </w:t>
        </w:r>
      </w:ins>
      <w:r w:rsidRPr="00A554AC">
        <w:rPr>
          <w:rFonts w:asciiTheme="minorBidi" w:hAnsiTheme="minorBidi"/>
        </w:rPr>
        <w:t>CVDs</w:t>
      </w:r>
      <w:del w:id="264" w:author="Reza Rahbarghazi" w:date="2023-04-23T05:40:00Z">
        <w:r w:rsidRPr="00A554AC" w:rsidDel="002D1C28">
          <w:rPr>
            <w:rFonts w:asciiTheme="minorBidi" w:hAnsiTheme="minorBidi"/>
          </w:rPr>
          <w:delText>, including MI</w:delText>
        </w:r>
      </w:del>
      <w:r w:rsidRPr="00A554AC">
        <w:rPr>
          <w:rFonts w:asciiTheme="minorBidi" w:hAnsiTheme="minorBidi"/>
        </w:rPr>
        <w:t xml:space="preserve">. </w:t>
      </w:r>
      <w:del w:id="265" w:author="Reza Rahbarghazi" w:date="2023-04-23T05:41:00Z">
        <w:r w:rsidRPr="00A554AC" w:rsidDel="002D1C28">
          <w:rPr>
            <w:rFonts w:asciiTheme="minorBidi" w:hAnsiTheme="minorBidi"/>
          </w:rPr>
          <w:delText xml:space="preserve">This </w:delText>
        </w:r>
      </w:del>
      <w:ins w:id="266" w:author="Reza Rahbarghazi" w:date="2023-04-23T05:41:00Z">
        <w:r w:rsidR="002D1C28">
          <w:rPr>
            <w:rFonts w:asciiTheme="minorBidi" w:hAnsiTheme="minorBidi"/>
          </w:rPr>
          <w:t>Besides, this approach can deepen our vision</w:t>
        </w:r>
      </w:ins>
      <w:del w:id="267" w:author="Reza Rahbarghazi" w:date="2023-04-23T05:41:00Z">
        <w:r w:rsidRPr="00A554AC" w:rsidDel="002D1C28">
          <w:rPr>
            <w:rFonts w:asciiTheme="minorBidi" w:hAnsiTheme="minorBidi"/>
          </w:rPr>
          <w:delText>could provide insights</w:delText>
        </w:r>
      </w:del>
      <w:r w:rsidRPr="00A554AC">
        <w:rPr>
          <w:rFonts w:asciiTheme="minorBidi" w:hAnsiTheme="minorBidi"/>
        </w:rPr>
        <w:t xml:space="preserve"> into the underlying mechanisms of </w:t>
      </w:r>
      <w:del w:id="268" w:author="Reza Rahbarghazi" w:date="2023-04-23T05:41:00Z">
        <w:r w:rsidRPr="00A554AC" w:rsidDel="002D1C28">
          <w:rPr>
            <w:rFonts w:asciiTheme="minorBidi" w:hAnsiTheme="minorBidi"/>
          </w:rPr>
          <w:delText>the disease</w:delText>
        </w:r>
      </w:del>
      <w:ins w:id="269" w:author="Reza Rahbarghazi" w:date="2023-04-23T05:41:00Z">
        <w:r w:rsidR="002D1C28">
          <w:rPr>
            <w:rFonts w:asciiTheme="minorBidi" w:hAnsiTheme="minorBidi"/>
          </w:rPr>
          <w:t>CVDs</w:t>
        </w:r>
      </w:ins>
      <w:r w:rsidRPr="00A554AC">
        <w:rPr>
          <w:rFonts w:asciiTheme="minorBidi" w:hAnsiTheme="minorBidi"/>
        </w:rPr>
        <w:t xml:space="preserve"> and aid in the development of </w:t>
      </w:r>
      <w:del w:id="270" w:author="Reza Rahbarghazi" w:date="2023-04-23T05:41:00Z">
        <w:r w:rsidRPr="00A554AC" w:rsidDel="002D1C28">
          <w:rPr>
            <w:rFonts w:asciiTheme="minorBidi" w:hAnsiTheme="minorBidi"/>
          </w:rPr>
          <w:delText xml:space="preserve">better </w:delText>
        </w:r>
      </w:del>
      <w:ins w:id="271" w:author="Reza Rahbarghazi" w:date="2023-04-23T05:41:00Z">
        <w:r w:rsidR="002D1C28">
          <w:rPr>
            <w:rFonts w:asciiTheme="minorBidi" w:hAnsiTheme="minorBidi"/>
          </w:rPr>
          <w:t>valid</w:t>
        </w:r>
        <w:r w:rsidR="002D1C28" w:rsidRPr="00A554AC">
          <w:rPr>
            <w:rFonts w:asciiTheme="minorBidi" w:hAnsiTheme="minorBidi"/>
          </w:rPr>
          <w:t xml:space="preserve"> </w:t>
        </w:r>
      </w:ins>
      <w:del w:id="272" w:author="Reza Rahbarghazi" w:date="2023-04-23T05:42:00Z">
        <w:r w:rsidRPr="00A554AC" w:rsidDel="002D1C28">
          <w:rPr>
            <w:rFonts w:asciiTheme="minorBidi" w:hAnsiTheme="minorBidi"/>
          </w:rPr>
          <w:delText xml:space="preserve">diagnostic </w:delText>
        </w:r>
      </w:del>
      <w:ins w:id="273" w:author="Reza Rahbarghazi" w:date="2023-04-23T05:42:00Z">
        <w:r w:rsidR="002D1C28">
          <w:rPr>
            <w:rFonts w:asciiTheme="minorBidi" w:hAnsiTheme="minorBidi"/>
          </w:rPr>
          <w:t>theranostic</w:t>
        </w:r>
        <w:r w:rsidR="002D1C28" w:rsidRPr="00A554AC">
          <w:rPr>
            <w:rFonts w:asciiTheme="minorBidi" w:hAnsiTheme="minorBidi"/>
          </w:rPr>
          <w:t xml:space="preserve"> </w:t>
        </w:r>
      </w:ins>
      <w:r w:rsidRPr="00A554AC">
        <w:rPr>
          <w:rFonts w:asciiTheme="minorBidi" w:hAnsiTheme="minorBidi"/>
        </w:rPr>
        <w:t xml:space="preserve">tools, </w:t>
      </w:r>
      <w:ins w:id="274" w:author="Reza Rahbarghazi" w:date="2023-04-23T05:42:00Z">
        <w:r w:rsidR="002D1C28">
          <w:rPr>
            <w:rFonts w:asciiTheme="minorBidi" w:hAnsiTheme="minorBidi"/>
          </w:rPr>
          <w:t xml:space="preserve">and </w:t>
        </w:r>
      </w:ins>
      <w:r w:rsidRPr="00A554AC">
        <w:rPr>
          <w:rFonts w:asciiTheme="minorBidi" w:hAnsiTheme="minorBidi"/>
        </w:rPr>
        <w:t>patient stratification</w:t>
      </w:r>
      <w:del w:id="275" w:author="Reza Rahbarghazi" w:date="2023-04-23T05:42:00Z">
        <w:r w:rsidRPr="00A554AC" w:rsidDel="002D1C28">
          <w:rPr>
            <w:rFonts w:asciiTheme="minorBidi" w:hAnsiTheme="minorBidi"/>
          </w:rPr>
          <w:delText>, and novel therapeutic targets.</w:delText>
        </w:r>
      </w:del>
      <w:ins w:id="276" w:author="Reza Rahbarghazi" w:date="2023-04-23T05:42:00Z">
        <w:r w:rsidR="002D1C28">
          <w:rPr>
            <w:rFonts w:asciiTheme="minorBidi" w:hAnsiTheme="minorBidi"/>
          </w:rPr>
          <w:t xml:space="preserve">. </w:t>
        </w:r>
      </w:ins>
    </w:p>
    <w:p w:rsidR="00113B1A" w:rsidRPr="00F3124D" w:rsidRDefault="00B36E4A" w:rsidP="00F3124D">
      <w:pPr>
        <w:pStyle w:val="Heading1"/>
        <w:numPr>
          <w:ilvl w:val="0"/>
          <w:numId w:val="2"/>
        </w:numPr>
        <w:spacing w:before="0" w:line="360" w:lineRule="auto"/>
        <w:ind w:left="360"/>
        <w:jc w:val="both"/>
        <w:rPr>
          <w:rFonts w:asciiTheme="minorBidi" w:hAnsiTheme="minorBidi" w:cstheme="minorBidi"/>
          <w:sz w:val="24"/>
          <w:szCs w:val="24"/>
          <w:rPrChange w:id="277" w:author="Reza Rahbarghazi" w:date="2023-04-23T05:46:00Z">
            <w:rPr/>
          </w:rPrChange>
        </w:rPr>
        <w:pPrChange w:id="278" w:author="Reza Rahbarghazi" w:date="2023-04-23T05:46:00Z">
          <w:pPr>
            <w:pStyle w:val="Heading1"/>
          </w:pPr>
        </w:pPrChange>
      </w:pPr>
      <w:bookmarkStart w:id="279" w:name="materials-and-methods"/>
      <w:bookmarkEnd w:id="0"/>
      <w:del w:id="280" w:author="Reza Rahbarghazi" w:date="2023-04-23T05:46:00Z">
        <w:r w:rsidRPr="00F3124D" w:rsidDel="00F3124D">
          <w:rPr>
            <w:rFonts w:asciiTheme="minorBidi" w:hAnsiTheme="minorBidi" w:cstheme="minorBidi"/>
            <w:sz w:val="24"/>
            <w:szCs w:val="24"/>
            <w:rPrChange w:id="281" w:author="Reza Rahbarghazi" w:date="2023-04-23T05:46:00Z">
              <w:rPr>
                <w:rStyle w:val="SectionNumber"/>
              </w:rPr>
            </w:rPrChange>
          </w:rPr>
          <w:delText>2</w:delText>
        </w:r>
        <w:r w:rsidRPr="00F3124D" w:rsidDel="00F3124D">
          <w:rPr>
            <w:rFonts w:asciiTheme="minorBidi" w:hAnsiTheme="minorBidi" w:cstheme="minorBidi"/>
            <w:sz w:val="24"/>
            <w:szCs w:val="24"/>
            <w:rPrChange w:id="282" w:author="Reza Rahbarghazi" w:date="2023-04-23T05:46:00Z">
              <w:rPr/>
            </w:rPrChange>
          </w:rPr>
          <w:tab/>
        </w:r>
      </w:del>
      <w:r w:rsidRPr="00F3124D">
        <w:rPr>
          <w:rFonts w:asciiTheme="minorBidi" w:hAnsiTheme="minorBidi" w:cstheme="minorBidi"/>
          <w:sz w:val="24"/>
          <w:szCs w:val="24"/>
          <w:rPrChange w:id="283" w:author="Reza Rahbarghazi" w:date="2023-04-23T05:46:00Z">
            <w:rPr/>
          </w:rPrChange>
        </w:rPr>
        <w:t>Materials and Methods</w:t>
      </w:r>
    </w:p>
    <w:p w:rsidR="00113B1A" w:rsidRPr="00F3124D" w:rsidRDefault="00B36E4A" w:rsidP="00F3124D">
      <w:pPr>
        <w:pStyle w:val="Heading1"/>
        <w:numPr>
          <w:ilvl w:val="1"/>
          <w:numId w:val="2"/>
        </w:numPr>
        <w:spacing w:before="0" w:line="360" w:lineRule="auto"/>
        <w:ind w:left="720"/>
        <w:jc w:val="both"/>
        <w:rPr>
          <w:rFonts w:asciiTheme="minorBidi" w:hAnsiTheme="minorBidi" w:cstheme="minorBidi"/>
          <w:i/>
          <w:iCs/>
          <w:sz w:val="24"/>
          <w:szCs w:val="24"/>
          <w:rPrChange w:id="284" w:author="Reza Rahbarghazi" w:date="2023-04-23T05:47:00Z">
            <w:rPr/>
          </w:rPrChange>
        </w:rPr>
        <w:pPrChange w:id="285" w:author="Reza Rahbarghazi" w:date="2023-04-23T05:47:00Z">
          <w:pPr>
            <w:pStyle w:val="Heading2"/>
          </w:pPr>
        </w:pPrChange>
      </w:pPr>
      <w:bookmarkStart w:id="286" w:name="microarray-data-collection"/>
      <w:del w:id="287" w:author="Reza Rahbarghazi" w:date="2023-04-23T05:47:00Z">
        <w:r w:rsidRPr="00F3124D" w:rsidDel="00F3124D">
          <w:rPr>
            <w:rFonts w:asciiTheme="minorBidi" w:hAnsiTheme="minorBidi" w:cstheme="minorBidi"/>
            <w:i/>
            <w:iCs/>
            <w:sz w:val="24"/>
            <w:szCs w:val="24"/>
            <w:rPrChange w:id="288" w:author="Reza Rahbarghazi" w:date="2023-04-23T05:47:00Z">
              <w:rPr>
                <w:rStyle w:val="SectionNumber"/>
              </w:rPr>
            </w:rPrChange>
          </w:rPr>
          <w:delText>2.1</w:delText>
        </w:r>
        <w:r w:rsidRPr="00F3124D" w:rsidDel="00F3124D">
          <w:rPr>
            <w:rFonts w:asciiTheme="minorBidi" w:hAnsiTheme="minorBidi" w:cstheme="minorBidi"/>
            <w:i/>
            <w:iCs/>
            <w:sz w:val="24"/>
            <w:szCs w:val="24"/>
            <w:rPrChange w:id="289" w:author="Reza Rahbarghazi" w:date="2023-04-23T05:47:00Z">
              <w:rPr/>
            </w:rPrChange>
          </w:rPr>
          <w:tab/>
        </w:r>
      </w:del>
      <w:r w:rsidRPr="00F3124D">
        <w:rPr>
          <w:rFonts w:asciiTheme="minorBidi" w:hAnsiTheme="minorBidi" w:cstheme="minorBidi"/>
          <w:i/>
          <w:iCs/>
          <w:sz w:val="24"/>
          <w:szCs w:val="24"/>
          <w:rPrChange w:id="290" w:author="Reza Rahbarghazi" w:date="2023-04-23T05:47:00Z">
            <w:rPr/>
          </w:rPrChange>
        </w:rPr>
        <w:t>Microarray data collection</w:t>
      </w:r>
    </w:p>
    <w:p w:rsidR="00113B1A" w:rsidRPr="00F3124D" w:rsidRDefault="00B36E4A" w:rsidP="00F3124D">
      <w:pPr>
        <w:pStyle w:val="FirstParagraph"/>
        <w:spacing w:line="360" w:lineRule="auto"/>
        <w:jc w:val="both"/>
        <w:rPr>
          <w:rFonts w:asciiTheme="minorBidi" w:hAnsiTheme="minorBidi"/>
          <w:rPrChange w:id="291" w:author="Reza Rahbarghazi" w:date="2023-04-23T05:48:00Z">
            <w:rPr/>
          </w:rPrChange>
        </w:rPr>
        <w:pPrChange w:id="292" w:author="Reza Rahbarghazi" w:date="2023-04-23T05:49:00Z">
          <w:pPr>
            <w:pStyle w:val="FirstParagraph"/>
          </w:pPr>
        </w:pPrChange>
      </w:pPr>
      <w:r w:rsidRPr="00F3124D">
        <w:rPr>
          <w:rFonts w:asciiTheme="minorBidi" w:hAnsiTheme="minorBidi"/>
          <w:rPrChange w:id="293" w:author="Reza Rahbarghazi" w:date="2023-04-23T05:48:00Z">
            <w:rPr/>
          </w:rPrChange>
        </w:rPr>
        <w:t>Microarray datasets were obtained from the Gene Expression Omnibus (GEO) database (</w:t>
      </w:r>
      <w:r w:rsidRPr="00F3124D">
        <w:rPr>
          <w:rFonts w:asciiTheme="minorBidi" w:hAnsiTheme="minorBidi"/>
          <w:rPrChange w:id="294" w:author="Reza Rahbarghazi" w:date="2023-04-23T05:48:00Z">
            <w:rPr/>
          </w:rPrChange>
        </w:rPr>
        <w:fldChar w:fldCharType="begin"/>
      </w:r>
      <w:r w:rsidRPr="00F3124D">
        <w:rPr>
          <w:rFonts w:asciiTheme="minorBidi" w:hAnsiTheme="minorBidi"/>
          <w:rPrChange w:id="295" w:author="Reza Rahbarghazi" w:date="2023-04-23T05:48:00Z">
            <w:rPr/>
          </w:rPrChange>
        </w:rPr>
        <w:instrText xml:space="preserve"> HYPERLINK "https://www.ncbi.nlm.nih.gov/geo/" \h </w:instrText>
      </w:r>
      <w:r w:rsidRPr="00F3124D">
        <w:rPr>
          <w:rFonts w:asciiTheme="minorBidi" w:hAnsiTheme="minorBidi"/>
          <w:rPrChange w:id="296" w:author="Reza Rahbarghazi" w:date="2023-04-23T05:48:00Z">
            <w:rPr/>
          </w:rPrChange>
        </w:rPr>
        <w:fldChar w:fldCharType="separate"/>
      </w:r>
      <w:r w:rsidRPr="00F3124D">
        <w:rPr>
          <w:rStyle w:val="Hyperlink"/>
          <w:rFonts w:asciiTheme="minorBidi" w:hAnsiTheme="minorBidi"/>
          <w:rPrChange w:id="297" w:author="Reza Rahbarghazi" w:date="2023-04-23T05:48:00Z">
            <w:rPr>
              <w:rStyle w:val="Hyperlink"/>
            </w:rPr>
          </w:rPrChange>
        </w:rPr>
        <w:t>https://www.ncbi.nlm.nih.gov/geo/</w:t>
      </w:r>
      <w:r w:rsidRPr="00F3124D">
        <w:rPr>
          <w:rStyle w:val="Hyperlink"/>
          <w:rFonts w:asciiTheme="minorBidi" w:hAnsiTheme="minorBidi"/>
          <w:rPrChange w:id="298" w:author="Reza Rahbarghazi" w:date="2023-04-23T05:48:00Z">
            <w:rPr>
              <w:rStyle w:val="Hyperlink"/>
            </w:rPr>
          </w:rPrChange>
        </w:rPr>
        <w:fldChar w:fldCharType="end"/>
      </w:r>
      <w:r w:rsidRPr="00F3124D">
        <w:rPr>
          <w:rFonts w:asciiTheme="minorBidi" w:hAnsiTheme="minorBidi"/>
          <w:rPrChange w:id="299" w:author="Reza Rahbarghazi" w:date="2023-04-23T05:48:00Z">
            <w:rPr/>
          </w:rPrChange>
        </w:rPr>
        <w:t>). To obtain sufficient classification power between MI samples and other</w:t>
      </w:r>
      <w:ins w:id="300" w:author="Reza Rahbarghazi" w:date="2023-04-23T05:48:00Z">
        <w:r w:rsidR="00F3124D">
          <w:rPr>
            <w:rFonts w:asciiTheme="minorBidi" w:hAnsiTheme="minorBidi"/>
          </w:rPr>
          <w:t xml:space="preserve"> </w:t>
        </w:r>
      </w:ins>
      <w:ins w:id="301" w:author="Reza Rahbarghazi" w:date="2023-04-23T05:49:00Z">
        <w:r w:rsidR="00F3124D">
          <w:rPr>
            <w:rFonts w:asciiTheme="minorBidi" w:hAnsiTheme="minorBidi"/>
          </w:rPr>
          <w:t>CAD</w:t>
        </w:r>
      </w:ins>
      <w:ins w:id="302" w:author="Reza Rahbarghazi" w:date="2023-04-23T05:48:00Z">
        <w:r w:rsidR="00F3124D">
          <w:rPr>
            <w:rFonts w:asciiTheme="minorBidi" w:hAnsiTheme="minorBidi"/>
          </w:rPr>
          <w:t xml:space="preserve"> types</w:t>
        </w:r>
      </w:ins>
      <w:del w:id="303" w:author="Reza Rahbarghazi" w:date="2023-04-23T05:48:00Z">
        <w:r w:rsidRPr="00F3124D" w:rsidDel="00F3124D">
          <w:rPr>
            <w:rFonts w:asciiTheme="minorBidi" w:hAnsiTheme="minorBidi"/>
            <w:rPrChange w:id="304" w:author="Reza Rahbarghazi" w:date="2023-04-23T05:48:00Z">
              <w:rPr/>
            </w:rPrChange>
          </w:rPr>
          <w:delText>s</w:delText>
        </w:r>
      </w:del>
      <w:r w:rsidRPr="00F3124D">
        <w:rPr>
          <w:rFonts w:asciiTheme="minorBidi" w:hAnsiTheme="minorBidi"/>
          <w:rPrChange w:id="305" w:author="Reza Rahbarghazi" w:date="2023-04-23T05:48:00Z">
            <w:rPr/>
          </w:rPrChange>
        </w:rPr>
        <w:t xml:space="preserve">, a relatively large sample size was required. Therefore, GSE59867 for MI and CAD samples, and GSE56609 and GSE54475 for </w:t>
      </w:r>
      <w:r w:rsidRPr="00F3124D">
        <w:rPr>
          <w:rFonts w:asciiTheme="minorBidi" w:hAnsiTheme="minorBidi"/>
          <w:rPrChange w:id="306" w:author="Reza Rahbarghazi" w:date="2023-04-23T05:48:00Z">
            <w:rPr/>
          </w:rPrChange>
        </w:rPr>
        <w:lastRenderedPageBreak/>
        <w:t xml:space="preserve">healthy samples were selected. All samples were produced using Affymetrix Human Gene 1.0 ST Array (GPL6244) platform. Only healthy, stable CAD and </w:t>
      </w:r>
      <w:del w:id="307" w:author="Reza Rahbarghazi" w:date="2023-04-23T05:49:00Z">
        <w:r w:rsidRPr="00F3124D" w:rsidDel="00F3124D">
          <w:rPr>
            <w:rFonts w:asciiTheme="minorBidi" w:hAnsiTheme="minorBidi"/>
            <w:rPrChange w:id="308" w:author="Reza Rahbarghazi" w:date="2023-04-23T05:48:00Z">
              <w:rPr/>
            </w:rPrChange>
          </w:rPr>
          <w:delText xml:space="preserve">early </w:delText>
        </w:r>
      </w:del>
      <w:ins w:id="309" w:author="Reza Rahbarghazi" w:date="2023-04-23T05:49:00Z">
        <w:r w:rsidR="00F3124D" w:rsidRPr="00F3124D">
          <w:rPr>
            <w:rFonts w:asciiTheme="minorBidi" w:hAnsiTheme="minorBidi"/>
            <w:rPrChange w:id="310" w:author="Reza Rahbarghazi" w:date="2023-04-23T05:48:00Z">
              <w:rPr/>
            </w:rPrChange>
          </w:rPr>
          <w:t>early</w:t>
        </w:r>
        <w:r w:rsidR="00F3124D">
          <w:rPr>
            <w:rFonts w:asciiTheme="minorBidi" w:hAnsiTheme="minorBidi"/>
          </w:rPr>
          <w:t>-</w:t>
        </w:r>
      </w:ins>
      <w:r w:rsidRPr="00F3124D">
        <w:rPr>
          <w:rFonts w:asciiTheme="minorBidi" w:hAnsiTheme="minorBidi"/>
          <w:rPrChange w:id="311" w:author="Reza Rahbarghazi" w:date="2023-04-23T05:48:00Z">
            <w:rPr/>
          </w:rPrChange>
        </w:rPr>
        <w:t xml:space="preserve">stage MI samples were selected from these datasets for further </w:t>
      </w:r>
      <w:del w:id="312" w:author="Reza Rahbarghazi" w:date="2023-04-23T05:49:00Z">
        <w:r w:rsidRPr="00F3124D" w:rsidDel="00F3124D">
          <w:rPr>
            <w:rFonts w:asciiTheme="minorBidi" w:hAnsiTheme="minorBidi"/>
            <w:rPrChange w:id="313" w:author="Reza Rahbarghazi" w:date="2023-04-23T05:48:00Z">
              <w:rPr/>
            </w:rPrChange>
          </w:rPr>
          <w:delText>analysis</w:delText>
        </w:r>
      </w:del>
      <w:ins w:id="314" w:author="Reza Rahbarghazi" w:date="2023-04-23T05:49:00Z">
        <w:r w:rsidR="00F3124D">
          <w:rPr>
            <w:rFonts w:asciiTheme="minorBidi" w:hAnsiTheme="minorBidi"/>
          </w:rPr>
          <w:t>analyses</w:t>
        </w:r>
      </w:ins>
      <w:r w:rsidRPr="00F3124D">
        <w:rPr>
          <w:rFonts w:asciiTheme="minorBidi" w:hAnsiTheme="minorBidi"/>
          <w:rPrChange w:id="315" w:author="Reza Rahbarghazi" w:date="2023-04-23T05:48:00Z">
            <w:rPr/>
          </w:rPrChange>
        </w:rPr>
        <w:t xml:space="preserve">. The basic information for the three datasets evaluated in the current study is provided in </w:t>
      </w:r>
      <w:r w:rsidRPr="00F3124D">
        <w:rPr>
          <w:rFonts w:asciiTheme="minorBidi" w:hAnsiTheme="minorBidi"/>
          <w:b/>
          <w:bCs/>
          <w:rPrChange w:id="316" w:author="Reza Rahbarghazi" w:date="2023-04-23T05:49:00Z">
            <w:rPr/>
          </w:rPrChange>
        </w:rPr>
        <w:t>Table 2.1</w:t>
      </w:r>
      <w:r w:rsidRPr="00F3124D">
        <w:rPr>
          <w:rFonts w:asciiTheme="minorBidi" w:hAnsiTheme="minorBidi"/>
          <w:rPrChange w:id="317" w:author="Reza Rahbarghazi" w:date="2023-04-23T05:48:00Z">
            <w:rPr/>
          </w:rPrChange>
        </w:rPr>
        <w:t>.</w:t>
      </w:r>
    </w:p>
    <w:p w:rsidR="00113B1A" w:rsidRPr="00F3124D" w:rsidRDefault="00B36E4A" w:rsidP="00ED18DE">
      <w:pPr>
        <w:pStyle w:val="TableCaption"/>
        <w:rPr>
          <w:rFonts w:asciiTheme="minorBidi" w:hAnsiTheme="minorBidi"/>
          <w:i w:val="0"/>
          <w:iCs/>
          <w:rPrChange w:id="318" w:author="Reza Rahbarghazi" w:date="2023-04-23T05:50:00Z">
            <w:rPr/>
          </w:rPrChange>
        </w:rPr>
      </w:pPr>
      <w:r w:rsidRPr="00F3124D">
        <w:rPr>
          <w:rFonts w:asciiTheme="minorBidi" w:hAnsiTheme="minorBidi"/>
          <w:b/>
          <w:bCs/>
          <w:i w:val="0"/>
          <w:iCs/>
          <w:rPrChange w:id="319" w:author="Reza Rahbarghazi" w:date="2023-04-23T05:50:00Z">
            <w:rPr/>
          </w:rPrChange>
        </w:rPr>
        <w:t>Table 2.1</w:t>
      </w:r>
      <w:r w:rsidRPr="00F3124D">
        <w:rPr>
          <w:rFonts w:asciiTheme="minorBidi" w:hAnsiTheme="minorBidi"/>
          <w:i w:val="0"/>
          <w:iCs/>
          <w:rPrChange w:id="320" w:author="Reza Rahbarghazi" w:date="2023-04-23T05:50:00Z">
            <w:rPr/>
          </w:rPrChange>
        </w:rPr>
        <w:t xml:space="preserve">: Basic information </w:t>
      </w:r>
      <w:del w:id="321" w:author="Reza Rahbarghazi" w:date="2023-04-23T05:50:00Z">
        <w:r w:rsidRPr="00F3124D" w:rsidDel="00F3124D">
          <w:rPr>
            <w:rFonts w:asciiTheme="minorBidi" w:hAnsiTheme="minorBidi"/>
            <w:i w:val="0"/>
            <w:iCs/>
            <w:rPrChange w:id="322" w:author="Reza Rahbarghazi" w:date="2023-04-23T05:50:00Z">
              <w:rPr/>
            </w:rPrChange>
          </w:rPr>
          <w:delText xml:space="preserve">of </w:delText>
        </w:r>
      </w:del>
      <w:ins w:id="323" w:author="Reza Rahbarghazi" w:date="2023-04-23T05:50:00Z">
        <w:r w:rsidR="00F3124D" w:rsidRPr="00F3124D">
          <w:rPr>
            <w:rFonts w:asciiTheme="minorBidi" w:hAnsiTheme="minorBidi"/>
            <w:i w:val="0"/>
            <w:iCs/>
            <w:rPrChange w:id="324" w:author="Reza Rahbarghazi" w:date="2023-04-23T05:50:00Z">
              <w:rPr/>
            </w:rPrChange>
          </w:rPr>
          <w:t>o</w:t>
        </w:r>
        <w:r w:rsidR="00F3124D">
          <w:rPr>
            <w:rFonts w:asciiTheme="minorBidi" w:hAnsiTheme="minorBidi"/>
            <w:i w:val="0"/>
            <w:iCs/>
          </w:rPr>
          <w:t>n</w:t>
        </w:r>
        <w:r w:rsidR="00F3124D" w:rsidRPr="00F3124D">
          <w:rPr>
            <w:rFonts w:asciiTheme="minorBidi" w:hAnsiTheme="minorBidi"/>
            <w:i w:val="0"/>
            <w:iCs/>
            <w:rPrChange w:id="325" w:author="Reza Rahbarghazi" w:date="2023-04-23T05:50:00Z">
              <w:rPr/>
            </w:rPrChange>
          </w:rPr>
          <w:t xml:space="preserve"> </w:t>
        </w:r>
      </w:ins>
      <w:r w:rsidRPr="00F3124D">
        <w:rPr>
          <w:rFonts w:asciiTheme="minorBidi" w:hAnsiTheme="minorBidi"/>
          <w:i w:val="0"/>
          <w:iCs/>
          <w:rPrChange w:id="326" w:author="Reza Rahbarghazi" w:date="2023-04-23T05:50:00Z">
            <w:rPr/>
          </w:rPrChange>
        </w:rPr>
        <w:t>the GEO microarray datasets.</w:t>
      </w:r>
    </w:p>
    <w:tbl>
      <w:tblPr>
        <w:tblStyle w:val="Table"/>
        <w:tblW w:w="0" w:type="auto"/>
        <w:tblLook w:val="0020" w:firstRow="1" w:lastRow="0" w:firstColumn="0" w:lastColumn="0" w:noHBand="0" w:noVBand="0"/>
      </w:tblPr>
      <w:tblGrid>
        <w:gridCol w:w="1195"/>
        <w:gridCol w:w="1062"/>
        <w:gridCol w:w="895"/>
        <w:gridCol w:w="222"/>
        <w:gridCol w:w="639"/>
        <w:gridCol w:w="550"/>
        <w:gridCol w:w="2129"/>
      </w:tblGrid>
      <w:tr w:rsidR="00F3124D" w:rsidRPr="00F3124D" w:rsidTr="00AC3EB5">
        <w:trPr>
          <w:cnfStyle w:val="100000000000" w:firstRow="1" w:lastRow="0" w:firstColumn="0" w:lastColumn="0" w:oddVBand="0" w:evenVBand="0" w:oddHBand="0" w:evenHBand="0" w:firstRowFirstColumn="0" w:firstRowLastColumn="0" w:lastRowFirstColumn="0" w:lastRowLastColumn="0"/>
          <w:tblHeader/>
        </w:trPr>
        <w:tc>
          <w:tcPr>
            <w:tcW w:w="0" w:type="auto"/>
          </w:tcPr>
          <w:p w:rsidR="00F3124D" w:rsidRPr="00F3124D" w:rsidRDefault="00F3124D">
            <w:pPr>
              <w:pStyle w:val="Compact"/>
              <w:jc w:val="center"/>
              <w:rPr>
                <w:rFonts w:asciiTheme="minorBidi" w:hAnsiTheme="minorBidi"/>
                <w:sz w:val="20"/>
                <w:szCs w:val="20"/>
                <w:rPrChange w:id="327" w:author="Reza Rahbarghazi" w:date="2023-04-23T05:50:00Z">
                  <w:rPr/>
                </w:rPrChange>
              </w:rPr>
            </w:pPr>
            <w:r w:rsidRPr="00F3124D">
              <w:rPr>
                <w:rFonts w:asciiTheme="minorBidi" w:hAnsiTheme="minorBidi"/>
                <w:sz w:val="20"/>
                <w:szCs w:val="20"/>
                <w:rPrChange w:id="328" w:author="Reza Rahbarghazi" w:date="2023-04-23T05:50:00Z">
                  <w:rPr/>
                </w:rPrChange>
              </w:rPr>
              <w:t>Dataset</w:t>
            </w:r>
          </w:p>
        </w:tc>
        <w:tc>
          <w:tcPr>
            <w:tcW w:w="0" w:type="auto"/>
          </w:tcPr>
          <w:p w:rsidR="00F3124D" w:rsidRPr="00F3124D" w:rsidRDefault="00F3124D">
            <w:pPr>
              <w:pStyle w:val="Compact"/>
              <w:jc w:val="center"/>
              <w:rPr>
                <w:rFonts w:asciiTheme="minorBidi" w:hAnsiTheme="minorBidi"/>
                <w:sz w:val="20"/>
                <w:szCs w:val="20"/>
                <w:rPrChange w:id="329" w:author="Reza Rahbarghazi" w:date="2023-04-23T05:50:00Z">
                  <w:rPr/>
                </w:rPrChange>
              </w:rPr>
            </w:pPr>
            <w:r w:rsidRPr="00F3124D">
              <w:rPr>
                <w:rFonts w:asciiTheme="minorBidi" w:hAnsiTheme="minorBidi"/>
                <w:sz w:val="20"/>
                <w:szCs w:val="20"/>
                <w:rPrChange w:id="330" w:author="Reza Rahbarghazi" w:date="2023-04-23T05:50:00Z">
                  <w:rPr/>
                </w:rPrChange>
              </w:rPr>
              <w:t>Platform</w:t>
            </w:r>
          </w:p>
        </w:tc>
        <w:tc>
          <w:tcPr>
            <w:tcW w:w="0" w:type="auto"/>
          </w:tcPr>
          <w:p w:rsidR="00F3124D" w:rsidRPr="00F3124D" w:rsidRDefault="00F3124D">
            <w:pPr>
              <w:pStyle w:val="Compact"/>
              <w:jc w:val="center"/>
              <w:rPr>
                <w:rFonts w:asciiTheme="minorBidi" w:hAnsiTheme="minorBidi"/>
                <w:sz w:val="20"/>
                <w:szCs w:val="20"/>
                <w:rPrChange w:id="331" w:author="Reza Rahbarghazi" w:date="2023-04-23T05:50:00Z">
                  <w:rPr/>
                </w:rPrChange>
              </w:rPr>
            </w:pPr>
            <w:r w:rsidRPr="00F3124D">
              <w:rPr>
                <w:rFonts w:asciiTheme="minorBidi" w:hAnsiTheme="minorBidi"/>
                <w:sz w:val="20"/>
                <w:szCs w:val="20"/>
                <w:rPrChange w:id="332" w:author="Reza Rahbarghazi" w:date="2023-04-23T05:50:00Z">
                  <w:rPr/>
                </w:rPrChange>
              </w:rPr>
              <w:t>Healthy</w:t>
            </w:r>
          </w:p>
        </w:tc>
        <w:tc>
          <w:tcPr>
            <w:tcW w:w="0" w:type="auto"/>
          </w:tcPr>
          <w:p w:rsidR="00F3124D" w:rsidRPr="00F3124D" w:rsidRDefault="00F3124D">
            <w:pPr>
              <w:pStyle w:val="Compact"/>
              <w:jc w:val="center"/>
              <w:rPr>
                <w:ins w:id="333" w:author="Reza Rahbarghazi" w:date="2023-04-23T05:50:00Z"/>
                <w:rFonts w:asciiTheme="minorBidi" w:hAnsiTheme="minorBidi"/>
                <w:sz w:val="20"/>
                <w:szCs w:val="20"/>
                <w:rPrChange w:id="334" w:author="Reza Rahbarghazi" w:date="2023-04-23T05:50:00Z">
                  <w:rPr>
                    <w:ins w:id="335" w:author="Reza Rahbarghazi" w:date="2023-04-23T05:50:00Z"/>
                  </w:rPr>
                </w:rPrChange>
              </w:rPr>
            </w:pPr>
          </w:p>
        </w:tc>
        <w:tc>
          <w:tcPr>
            <w:tcW w:w="0" w:type="auto"/>
          </w:tcPr>
          <w:p w:rsidR="00F3124D" w:rsidRPr="00F3124D" w:rsidRDefault="00F3124D">
            <w:pPr>
              <w:pStyle w:val="Compact"/>
              <w:jc w:val="center"/>
              <w:rPr>
                <w:rFonts w:asciiTheme="minorBidi" w:hAnsiTheme="minorBidi"/>
                <w:sz w:val="20"/>
                <w:szCs w:val="20"/>
                <w:rPrChange w:id="336" w:author="Reza Rahbarghazi" w:date="2023-04-23T05:50:00Z">
                  <w:rPr/>
                </w:rPrChange>
              </w:rPr>
            </w:pPr>
            <w:r w:rsidRPr="00F3124D">
              <w:rPr>
                <w:rFonts w:asciiTheme="minorBidi" w:hAnsiTheme="minorBidi"/>
                <w:sz w:val="20"/>
                <w:szCs w:val="20"/>
                <w:rPrChange w:id="337" w:author="Reza Rahbarghazi" w:date="2023-04-23T05:50:00Z">
                  <w:rPr/>
                </w:rPrChange>
              </w:rPr>
              <w:t>CAD</w:t>
            </w:r>
          </w:p>
        </w:tc>
        <w:tc>
          <w:tcPr>
            <w:tcW w:w="0" w:type="auto"/>
          </w:tcPr>
          <w:p w:rsidR="00F3124D" w:rsidRPr="00F3124D" w:rsidRDefault="00F3124D">
            <w:pPr>
              <w:pStyle w:val="Compact"/>
              <w:jc w:val="center"/>
              <w:rPr>
                <w:rFonts w:asciiTheme="minorBidi" w:hAnsiTheme="minorBidi"/>
                <w:sz w:val="20"/>
                <w:szCs w:val="20"/>
                <w:rPrChange w:id="338" w:author="Reza Rahbarghazi" w:date="2023-04-23T05:50:00Z">
                  <w:rPr/>
                </w:rPrChange>
              </w:rPr>
            </w:pPr>
            <w:r w:rsidRPr="00F3124D">
              <w:rPr>
                <w:rFonts w:asciiTheme="minorBidi" w:hAnsiTheme="minorBidi"/>
                <w:sz w:val="20"/>
                <w:szCs w:val="20"/>
                <w:rPrChange w:id="339" w:author="Reza Rahbarghazi" w:date="2023-04-23T05:50:00Z">
                  <w:rPr/>
                </w:rPrChange>
              </w:rPr>
              <w:t>MI</w:t>
            </w:r>
          </w:p>
        </w:tc>
        <w:tc>
          <w:tcPr>
            <w:tcW w:w="0" w:type="auto"/>
          </w:tcPr>
          <w:p w:rsidR="00F3124D" w:rsidRPr="00F3124D" w:rsidRDefault="00F3124D">
            <w:pPr>
              <w:pStyle w:val="Compact"/>
              <w:jc w:val="center"/>
              <w:rPr>
                <w:rFonts w:asciiTheme="minorBidi" w:hAnsiTheme="minorBidi"/>
                <w:sz w:val="20"/>
                <w:szCs w:val="20"/>
                <w:rPrChange w:id="340" w:author="Reza Rahbarghazi" w:date="2023-04-23T05:50:00Z">
                  <w:rPr/>
                </w:rPrChange>
              </w:rPr>
            </w:pPr>
            <w:r w:rsidRPr="00F3124D">
              <w:rPr>
                <w:rFonts w:asciiTheme="minorBidi" w:hAnsiTheme="minorBidi"/>
                <w:sz w:val="20"/>
                <w:szCs w:val="20"/>
                <w:rPrChange w:id="341" w:author="Reza Rahbarghazi" w:date="2023-04-23T05:50:00Z">
                  <w:rPr/>
                </w:rPrChange>
              </w:rPr>
              <w:t>Ref</w:t>
            </w:r>
            <w:ins w:id="342" w:author="Reza Rahbarghazi" w:date="2023-04-23T05:47:00Z">
              <w:r w:rsidRPr="00F3124D">
                <w:rPr>
                  <w:rFonts w:asciiTheme="minorBidi" w:hAnsiTheme="minorBidi"/>
                  <w:sz w:val="20"/>
                  <w:szCs w:val="20"/>
                  <w:rPrChange w:id="343" w:author="Reza Rahbarghazi" w:date="2023-04-23T05:50:00Z">
                    <w:rPr/>
                  </w:rPrChange>
                </w:rPr>
                <w:t>e</w:t>
              </w:r>
            </w:ins>
            <w:r w:rsidRPr="00F3124D">
              <w:rPr>
                <w:rFonts w:asciiTheme="minorBidi" w:hAnsiTheme="minorBidi"/>
                <w:sz w:val="20"/>
                <w:szCs w:val="20"/>
                <w:rPrChange w:id="344" w:author="Reza Rahbarghazi" w:date="2023-04-23T05:50:00Z">
                  <w:rPr/>
                </w:rPrChange>
              </w:rPr>
              <w:t>rence</w:t>
            </w:r>
          </w:p>
        </w:tc>
      </w:tr>
      <w:tr w:rsidR="00F3124D" w:rsidRPr="00F3124D" w:rsidTr="00AC3EB5">
        <w:tc>
          <w:tcPr>
            <w:tcW w:w="0" w:type="auto"/>
          </w:tcPr>
          <w:p w:rsidR="00F3124D" w:rsidRPr="00F3124D" w:rsidRDefault="00F3124D">
            <w:pPr>
              <w:pStyle w:val="Compact"/>
              <w:jc w:val="center"/>
              <w:rPr>
                <w:rFonts w:asciiTheme="minorBidi" w:hAnsiTheme="minorBidi"/>
                <w:sz w:val="20"/>
                <w:szCs w:val="20"/>
                <w:rPrChange w:id="345" w:author="Reza Rahbarghazi" w:date="2023-04-23T05:50:00Z">
                  <w:rPr/>
                </w:rPrChange>
              </w:rPr>
            </w:pPr>
            <w:r w:rsidRPr="00F3124D">
              <w:rPr>
                <w:rFonts w:asciiTheme="minorBidi" w:hAnsiTheme="minorBidi"/>
                <w:sz w:val="20"/>
                <w:szCs w:val="20"/>
                <w:rPrChange w:id="346" w:author="Reza Rahbarghazi" w:date="2023-04-23T05:50:00Z">
                  <w:rPr/>
                </w:rPrChange>
              </w:rPr>
              <w:t>GSE59867</w:t>
            </w:r>
          </w:p>
        </w:tc>
        <w:tc>
          <w:tcPr>
            <w:tcW w:w="0" w:type="auto"/>
          </w:tcPr>
          <w:p w:rsidR="00F3124D" w:rsidRPr="00F3124D" w:rsidRDefault="00F3124D">
            <w:pPr>
              <w:pStyle w:val="Compact"/>
              <w:jc w:val="center"/>
              <w:rPr>
                <w:rFonts w:asciiTheme="minorBidi" w:hAnsiTheme="minorBidi"/>
                <w:sz w:val="20"/>
                <w:szCs w:val="20"/>
                <w:rPrChange w:id="347" w:author="Reza Rahbarghazi" w:date="2023-04-23T05:50:00Z">
                  <w:rPr/>
                </w:rPrChange>
              </w:rPr>
            </w:pPr>
            <w:r w:rsidRPr="00F3124D">
              <w:rPr>
                <w:rFonts w:asciiTheme="minorBidi" w:hAnsiTheme="minorBidi"/>
                <w:sz w:val="20"/>
                <w:szCs w:val="20"/>
                <w:rPrChange w:id="348" w:author="Reza Rahbarghazi" w:date="2023-04-23T05:50:00Z">
                  <w:rPr/>
                </w:rPrChange>
              </w:rPr>
              <w:t>GPL6244</w:t>
            </w:r>
          </w:p>
        </w:tc>
        <w:tc>
          <w:tcPr>
            <w:tcW w:w="0" w:type="auto"/>
          </w:tcPr>
          <w:p w:rsidR="00F3124D" w:rsidRPr="00F3124D" w:rsidRDefault="00F3124D">
            <w:pPr>
              <w:pStyle w:val="Compact"/>
              <w:jc w:val="center"/>
              <w:rPr>
                <w:rFonts w:asciiTheme="minorBidi" w:hAnsiTheme="minorBidi"/>
                <w:sz w:val="20"/>
                <w:szCs w:val="20"/>
                <w:rPrChange w:id="349" w:author="Reza Rahbarghazi" w:date="2023-04-23T05:50:00Z">
                  <w:rPr/>
                </w:rPrChange>
              </w:rPr>
            </w:pPr>
            <w:r w:rsidRPr="00F3124D">
              <w:rPr>
                <w:rFonts w:asciiTheme="minorBidi" w:hAnsiTheme="minorBidi"/>
                <w:sz w:val="20"/>
                <w:szCs w:val="20"/>
                <w:rPrChange w:id="350" w:author="Reza Rahbarghazi" w:date="2023-04-23T05:50:00Z">
                  <w:rPr/>
                </w:rPrChange>
              </w:rPr>
              <w:t>-</w:t>
            </w:r>
          </w:p>
        </w:tc>
        <w:tc>
          <w:tcPr>
            <w:tcW w:w="0" w:type="auto"/>
          </w:tcPr>
          <w:p w:rsidR="00F3124D" w:rsidRPr="00F3124D" w:rsidRDefault="00F3124D">
            <w:pPr>
              <w:pStyle w:val="Compact"/>
              <w:jc w:val="center"/>
              <w:rPr>
                <w:ins w:id="351" w:author="Reza Rahbarghazi" w:date="2023-04-23T05:50:00Z"/>
                <w:rFonts w:asciiTheme="minorBidi" w:hAnsiTheme="minorBidi"/>
                <w:sz w:val="20"/>
                <w:szCs w:val="20"/>
                <w:rPrChange w:id="352" w:author="Reza Rahbarghazi" w:date="2023-04-23T05:50:00Z">
                  <w:rPr>
                    <w:ins w:id="353" w:author="Reza Rahbarghazi" w:date="2023-04-23T05:50:00Z"/>
                  </w:rPr>
                </w:rPrChange>
              </w:rPr>
            </w:pPr>
          </w:p>
        </w:tc>
        <w:tc>
          <w:tcPr>
            <w:tcW w:w="0" w:type="auto"/>
          </w:tcPr>
          <w:p w:rsidR="00F3124D" w:rsidRPr="00F3124D" w:rsidRDefault="00F3124D">
            <w:pPr>
              <w:pStyle w:val="Compact"/>
              <w:jc w:val="center"/>
              <w:rPr>
                <w:rFonts w:asciiTheme="minorBidi" w:hAnsiTheme="minorBidi"/>
                <w:sz w:val="20"/>
                <w:szCs w:val="20"/>
                <w:rPrChange w:id="354" w:author="Reza Rahbarghazi" w:date="2023-04-23T05:50:00Z">
                  <w:rPr/>
                </w:rPrChange>
              </w:rPr>
            </w:pPr>
            <w:r w:rsidRPr="00F3124D">
              <w:rPr>
                <w:rFonts w:asciiTheme="minorBidi" w:hAnsiTheme="minorBidi"/>
                <w:sz w:val="20"/>
                <w:szCs w:val="20"/>
                <w:rPrChange w:id="355" w:author="Reza Rahbarghazi" w:date="2023-04-23T05:50:00Z">
                  <w:rPr/>
                </w:rPrChange>
              </w:rPr>
              <w:t>46</w:t>
            </w:r>
          </w:p>
        </w:tc>
        <w:tc>
          <w:tcPr>
            <w:tcW w:w="0" w:type="auto"/>
          </w:tcPr>
          <w:p w:rsidR="00F3124D" w:rsidRPr="00F3124D" w:rsidRDefault="00F3124D">
            <w:pPr>
              <w:pStyle w:val="Compact"/>
              <w:jc w:val="center"/>
              <w:rPr>
                <w:rFonts w:asciiTheme="minorBidi" w:hAnsiTheme="minorBidi"/>
                <w:sz w:val="20"/>
                <w:szCs w:val="20"/>
                <w:rPrChange w:id="356" w:author="Reza Rahbarghazi" w:date="2023-04-23T05:50:00Z">
                  <w:rPr/>
                </w:rPrChange>
              </w:rPr>
            </w:pPr>
            <w:r w:rsidRPr="00F3124D">
              <w:rPr>
                <w:rFonts w:asciiTheme="minorBidi" w:hAnsiTheme="minorBidi"/>
                <w:sz w:val="20"/>
                <w:szCs w:val="20"/>
                <w:rPrChange w:id="357" w:author="Reza Rahbarghazi" w:date="2023-04-23T05:50:00Z">
                  <w:rPr/>
                </w:rPrChange>
              </w:rPr>
              <w:t>111</w:t>
            </w:r>
          </w:p>
        </w:tc>
        <w:tc>
          <w:tcPr>
            <w:tcW w:w="0" w:type="auto"/>
          </w:tcPr>
          <w:p w:rsidR="00F3124D" w:rsidRPr="00F3124D" w:rsidRDefault="00F3124D">
            <w:pPr>
              <w:pStyle w:val="Compact"/>
              <w:jc w:val="center"/>
              <w:rPr>
                <w:rFonts w:asciiTheme="minorBidi" w:hAnsiTheme="minorBidi"/>
                <w:sz w:val="20"/>
                <w:szCs w:val="20"/>
                <w:rPrChange w:id="358" w:author="Reza Rahbarghazi" w:date="2023-04-23T05:50:00Z">
                  <w:rPr/>
                </w:rPrChange>
              </w:rPr>
            </w:pPr>
            <w:r w:rsidRPr="00F3124D">
              <w:rPr>
                <w:rFonts w:asciiTheme="minorBidi" w:hAnsiTheme="minorBidi"/>
                <w:sz w:val="20"/>
                <w:szCs w:val="20"/>
                <w:rPrChange w:id="359" w:author="Reza Rahbarghazi" w:date="2023-04-23T05:50:00Z">
                  <w:rPr/>
                </w:rPrChange>
              </w:rPr>
              <w:t>(Maciejak et al. 2015)</w:t>
            </w:r>
          </w:p>
        </w:tc>
      </w:tr>
      <w:tr w:rsidR="00F3124D" w:rsidRPr="00F3124D" w:rsidTr="00AC3EB5">
        <w:tc>
          <w:tcPr>
            <w:tcW w:w="0" w:type="auto"/>
          </w:tcPr>
          <w:p w:rsidR="00F3124D" w:rsidRPr="00F3124D" w:rsidRDefault="00F3124D">
            <w:pPr>
              <w:pStyle w:val="Compact"/>
              <w:jc w:val="center"/>
              <w:rPr>
                <w:rFonts w:asciiTheme="minorBidi" w:hAnsiTheme="minorBidi"/>
                <w:sz w:val="20"/>
                <w:szCs w:val="20"/>
                <w:rPrChange w:id="360" w:author="Reza Rahbarghazi" w:date="2023-04-23T05:50:00Z">
                  <w:rPr/>
                </w:rPrChange>
              </w:rPr>
            </w:pPr>
            <w:r w:rsidRPr="00F3124D">
              <w:rPr>
                <w:rFonts w:asciiTheme="minorBidi" w:hAnsiTheme="minorBidi"/>
                <w:sz w:val="20"/>
                <w:szCs w:val="20"/>
                <w:rPrChange w:id="361" w:author="Reza Rahbarghazi" w:date="2023-04-23T05:50:00Z">
                  <w:rPr/>
                </w:rPrChange>
              </w:rPr>
              <w:t>GSE56609</w:t>
            </w:r>
          </w:p>
        </w:tc>
        <w:tc>
          <w:tcPr>
            <w:tcW w:w="0" w:type="auto"/>
          </w:tcPr>
          <w:p w:rsidR="00F3124D" w:rsidRPr="00F3124D" w:rsidRDefault="00F3124D">
            <w:pPr>
              <w:pStyle w:val="Compact"/>
              <w:jc w:val="center"/>
              <w:rPr>
                <w:rFonts w:asciiTheme="minorBidi" w:hAnsiTheme="minorBidi"/>
                <w:sz w:val="20"/>
                <w:szCs w:val="20"/>
                <w:rPrChange w:id="362" w:author="Reza Rahbarghazi" w:date="2023-04-23T05:50:00Z">
                  <w:rPr/>
                </w:rPrChange>
              </w:rPr>
            </w:pPr>
            <w:r w:rsidRPr="00F3124D">
              <w:rPr>
                <w:rFonts w:asciiTheme="minorBidi" w:hAnsiTheme="minorBidi"/>
                <w:sz w:val="20"/>
                <w:szCs w:val="20"/>
                <w:rPrChange w:id="363" w:author="Reza Rahbarghazi" w:date="2023-04-23T05:50:00Z">
                  <w:rPr/>
                </w:rPrChange>
              </w:rPr>
              <w:t>GPL6244</w:t>
            </w:r>
          </w:p>
        </w:tc>
        <w:tc>
          <w:tcPr>
            <w:tcW w:w="0" w:type="auto"/>
          </w:tcPr>
          <w:p w:rsidR="00F3124D" w:rsidRPr="00F3124D" w:rsidRDefault="00F3124D">
            <w:pPr>
              <w:pStyle w:val="Compact"/>
              <w:jc w:val="center"/>
              <w:rPr>
                <w:rFonts w:asciiTheme="minorBidi" w:hAnsiTheme="minorBidi"/>
                <w:sz w:val="20"/>
                <w:szCs w:val="20"/>
                <w:rPrChange w:id="364" w:author="Reza Rahbarghazi" w:date="2023-04-23T05:50:00Z">
                  <w:rPr/>
                </w:rPrChange>
              </w:rPr>
            </w:pPr>
            <w:r w:rsidRPr="00F3124D">
              <w:rPr>
                <w:rFonts w:asciiTheme="minorBidi" w:hAnsiTheme="minorBidi"/>
                <w:sz w:val="20"/>
                <w:szCs w:val="20"/>
                <w:rPrChange w:id="365" w:author="Reza Rahbarghazi" w:date="2023-04-23T05:50:00Z">
                  <w:rPr/>
                </w:rPrChange>
              </w:rPr>
              <w:t>46</w:t>
            </w:r>
          </w:p>
        </w:tc>
        <w:tc>
          <w:tcPr>
            <w:tcW w:w="0" w:type="auto"/>
          </w:tcPr>
          <w:p w:rsidR="00F3124D" w:rsidRPr="00F3124D" w:rsidRDefault="00F3124D">
            <w:pPr>
              <w:pStyle w:val="Compact"/>
              <w:jc w:val="center"/>
              <w:rPr>
                <w:ins w:id="366" w:author="Reza Rahbarghazi" w:date="2023-04-23T05:50:00Z"/>
                <w:rFonts w:asciiTheme="minorBidi" w:hAnsiTheme="minorBidi"/>
                <w:sz w:val="20"/>
                <w:szCs w:val="20"/>
                <w:rPrChange w:id="367" w:author="Reza Rahbarghazi" w:date="2023-04-23T05:50:00Z">
                  <w:rPr>
                    <w:ins w:id="368" w:author="Reza Rahbarghazi" w:date="2023-04-23T05:50:00Z"/>
                  </w:rPr>
                </w:rPrChange>
              </w:rPr>
            </w:pPr>
          </w:p>
        </w:tc>
        <w:tc>
          <w:tcPr>
            <w:tcW w:w="0" w:type="auto"/>
          </w:tcPr>
          <w:p w:rsidR="00F3124D" w:rsidRPr="00F3124D" w:rsidRDefault="00F3124D">
            <w:pPr>
              <w:pStyle w:val="Compact"/>
              <w:jc w:val="center"/>
              <w:rPr>
                <w:rFonts w:asciiTheme="minorBidi" w:hAnsiTheme="minorBidi"/>
                <w:sz w:val="20"/>
                <w:szCs w:val="20"/>
                <w:rPrChange w:id="369" w:author="Reza Rahbarghazi" w:date="2023-04-23T05:50:00Z">
                  <w:rPr/>
                </w:rPrChange>
              </w:rPr>
            </w:pPr>
            <w:r w:rsidRPr="00F3124D">
              <w:rPr>
                <w:rFonts w:asciiTheme="minorBidi" w:hAnsiTheme="minorBidi"/>
                <w:sz w:val="20"/>
                <w:szCs w:val="20"/>
                <w:rPrChange w:id="370" w:author="Reza Rahbarghazi" w:date="2023-04-23T05:50:00Z">
                  <w:rPr/>
                </w:rPrChange>
              </w:rPr>
              <w:t>-</w:t>
            </w:r>
          </w:p>
        </w:tc>
        <w:tc>
          <w:tcPr>
            <w:tcW w:w="0" w:type="auto"/>
          </w:tcPr>
          <w:p w:rsidR="00F3124D" w:rsidRPr="00F3124D" w:rsidRDefault="00F3124D">
            <w:pPr>
              <w:pStyle w:val="Compact"/>
              <w:jc w:val="center"/>
              <w:rPr>
                <w:rFonts w:asciiTheme="minorBidi" w:hAnsiTheme="minorBidi"/>
                <w:sz w:val="20"/>
                <w:szCs w:val="20"/>
                <w:rPrChange w:id="371" w:author="Reza Rahbarghazi" w:date="2023-04-23T05:50:00Z">
                  <w:rPr/>
                </w:rPrChange>
              </w:rPr>
            </w:pPr>
            <w:r w:rsidRPr="00F3124D">
              <w:rPr>
                <w:rFonts w:asciiTheme="minorBidi" w:hAnsiTheme="minorBidi"/>
                <w:sz w:val="20"/>
                <w:szCs w:val="20"/>
                <w:rPrChange w:id="372" w:author="Reza Rahbarghazi" w:date="2023-04-23T05:50:00Z">
                  <w:rPr/>
                </w:rPrChange>
              </w:rPr>
              <w:t>-</w:t>
            </w:r>
          </w:p>
        </w:tc>
        <w:tc>
          <w:tcPr>
            <w:tcW w:w="0" w:type="auto"/>
          </w:tcPr>
          <w:p w:rsidR="00F3124D" w:rsidRPr="00F3124D" w:rsidRDefault="00F3124D">
            <w:pPr>
              <w:pStyle w:val="Compact"/>
              <w:jc w:val="center"/>
              <w:rPr>
                <w:rFonts w:asciiTheme="minorBidi" w:hAnsiTheme="minorBidi"/>
                <w:sz w:val="20"/>
                <w:szCs w:val="20"/>
                <w:rPrChange w:id="373" w:author="Reza Rahbarghazi" w:date="2023-04-23T05:50:00Z">
                  <w:rPr/>
                </w:rPrChange>
              </w:rPr>
            </w:pPr>
            <w:r w:rsidRPr="00F3124D">
              <w:rPr>
                <w:rFonts w:asciiTheme="minorBidi" w:hAnsiTheme="minorBidi"/>
                <w:sz w:val="20"/>
                <w:szCs w:val="20"/>
                <w:rPrChange w:id="374" w:author="Reza Rahbarghazi" w:date="2023-04-23T05:50:00Z">
                  <w:rPr/>
                </w:rPrChange>
              </w:rPr>
              <w:t>(Matone et al. 2015)</w:t>
            </w:r>
          </w:p>
        </w:tc>
      </w:tr>
      <w:tr w:rsidR="00F3124D" w:rsidRPr="00F3124D" w:rsidTr="00AC3EB5">
        <w:tc>
          <w:tcPr>
            <w:tcW w:w="0" w:type="auto"/>
          </w:tcPr>
          <w:p w:rsidR="00F3124D" w:rsidRPr="00F3124D" w:rsidRDefault="00F3124D">
            <w:pPr>
              <w:pStyle w:val="Compact"/>
              <w:jc w:val="center"/>
              <w:rPr>
                <w:rFonts w:asciiTheme="minorBidi" w:hAnsiTheme="minorBidi"/>
                <w:sz w:val="20"/>
                <w:szCs w:val="20"/>
                <w:rPrChange w:id="375" w:author="Reza Rahbarghazi" w:date="2023-04-23T05:50:00Z">
                  <w:rPr/>
                </w:rPrChange>
              </w:rPr>
            </w:pPr>
            <w:r w:rsidRPr="00F3124D">
              <w:rPr>
                <w:rFonts w:asciiTheme="minorBidi" w:hAnsiTheme="minorBidi"/>
                <w:sz w:val="20"/>
                <w:szCs w:val="20"/>
                <w:rPrChange w:id="376" w:author="Reza Rahbarghazi" w:date="2023-04-23T05:50:00Z">
                  <w:rPr/>
                </w:rPrChange>
              </w:rPr>
              <w:t>GSE54475</w:t>
            </w:r>
          </w:p>
        </w:tc>
        <w:tc>
          <w:tcPr>
            <w:tcW w:w="0" w:type="auto"/>
          </w:tcPr>
          <w:p w:rsidR="00F3124D" w:rsidRPr="00F3124D" w:rsidRDefault="00F3124D">
            <w:pPr>
              <w:pStyle w:val="Compact"/>
              <w:jc w:val="center"/>
              <w:rPr>
                <w:rFonts w:asciiTheme="minorBidi" w:hAnsiTheme="minorBidi"/>
                <w:sz w:val="20"/>
                <w:szCs w:val="20"/>
                <w:rPrChange w:id="377" w:author="Reza Rahbarghazi" w:date="2023-04-23T05:50:00Z">
                  <w:rPr/>
                </w:rPrChange>
              </w:rPr>
            </w:pPr>
            <w:r w:rsidRPr="00F3124D">
              <w:rPr>
                <w:rFonts w:asciiTheme="minorBidi" w:hAnsiTheme="minorBidi"/>
                <w:sz w:val="20"/>
                <w:szCs w:val="20"/>
                <w:rPrChange w:id="378" w:author="Reza Rahbarghazi" w:date="2023-04-23T05:50:00Z">
                  <w:rPr/>
                </w:rPrChange>
              </w:rPr>
              <w:t>GPL6244</w:t>
            </w:r>
          </w:p>
        </w:tc>
        <w:tc>
          <w:tcPr>
            <w:tcW w:w="0" w:type="auto"/>
          </w:tcPr>
          <w:p w:rsidR="00F3124D" w:rsidRPr="00F3124D" w:rsidRDefault="00F3124D">
            <w:pPr>
              <w:pStyle w:val="Compact"/>
              <w:jc w:val="center"/>
              <w:rPr>
                <w:rFonts w:asciiTheme="minorBidi" w:hAnsiTheme="minorBidi"/>
                <w:sz w:val="20"/>
                <w:szCs w:val="20"/>
                <w:rPrChange w:id="379" w:author="Reza Rahbarghazi" w:date="2023-04-23T05:50:00Z">
                  <w:rPr/>
                </w:rPrChange>
              </w:rPr>
            </w:pPr>
            <w:r w:rsidRPr="00F3124D">
              <w:rPr>
                <w:rFonts w:asciiTheme="minorBidi" w:hAnsiTheme="minorBidi"/>
                <w:sz w:val="20"/>
                <w:szCs w:val="20"/>
                <w:rPrChange w:id="380" w:author="Reza Rahbarghazi" w:date="2023-04-23T05:50:00Z">
                  <w:rPr/>
                </w:rPrChange>
              </w:rPr>
              <w:t>5</w:t>
            </w:r>
          </w:p>
        </w:tc>
        <w:tc>
          <w:tcPr>
            <w:tcW w:w="0" w:type="auto"/>
          </w:tcPr>
          <w:p w:rsidR="00F3124D" w:rsidRPr="00F3124D" w:rsidRDefault="00F3124D">
            <w:pPr>
              <w:pStyle w:val="Compact"/>
              <w:jc w:val="center"/>
              <w:rPr>
                <w:ins w:id="381" w:author="Reza Rahbarghazi" w:date="2023-04-23T05:50:00Z"/>
                <w:rFonts w:asciiTheme="minorBidi" w:hAnsiTheme="minorBidi"/>
                <w:sz w:val="20"/>
                <w:szCs w:val="20"/>
                <w:rPrChange w:id="382" w:author="Reza Rahbarghazi" w:date="2023-04-23T05:50:00Z">
                  <w:rPr>
                    <w:ins w:id="383" w:author="Reza Rahbarghazi" w:date="2023-04-23T05:50:00Z"/>
                  </w:rPr>
                </w:rPrChange>
              </w:rPr>
            </w:pPr>
          </w:p>
        </w:tc>
        <w:tc>
          <w:tcPr>
            <w:tcW w:w="0" w:type="auto"/>
          </w:tcPr>
          <w:p w:rsidR="00F3124D" w:rsidRPr="00F3124D" w:rsidRDefault="00F3124D">
            <w:pPr>
              <w:pStyle w:val="Compact"/>
              <w:jc w:val="center"/>
              <w:rPr>
                <w:rFonts w:asciiTheme="minorBidi" w:hAnsiTheme="minorBidi"/>
                <w:sz w:val="20"/>
                <w:szCs w:val="20"/>
                <w:rPrChange w:id="384" w:author="Reza Rahbarghazi" w:date="2023-04-23T05:50:00Z">
                  <w:rPr/>
                </w:rPrChange>
              </w:rPr>
            </w:pPr>
            <w:r w:rsidRPr="00F3124D">
              <w:rPr>
                <w:rFonts w:asciiTheme="minorBidi" w:hAnsiTheme="minorBidi"/>
                <w:sz w:val="20"/>
                <w:szCs w:val="20"/>
                <w:rPrChange w:id="385" w:author="Reza Rahbarghazi" w:date="2023-04-23T05:50:00Z">
                  <w:rPr/>
                </w:rPrChange>
              </w:rPr>
              <w:t>-</w:t>
            </w:r>
          </w:p>
        </w:tc>
        <w:tc>
          <w:tcPr>
            <w:tcW w:w="0" w:type="auto"/>
          </w:tcPr>
          <w:p w:rsidR="00F3124D" w:rsidRPr="00F3124D" w:rsidRDefault="00F3124D">
            <w:pPr>
              <w:pStyle w:val="Compact"/>
              <w:jc w:val="center"/>
              <w:rPr>
                <w:rFonts w:asciiTheme="minorBidi" w:hAnsiTheme="minorBidi"/>
                <w:sz w:val="20"/>
                <w:szCs w:val="20"/>
                <w:rPrChange w:id="386" w:author="Reza Rahbarghazi" w:date="2023-04-23T05:50:00Z">
                  <w:rPr/>
                </w:rPrChange>
              </w:rPr>
            </w:pPr>
            <w:r w:rsidRPr="00F3124D">
              <w:rPr>
                <w:rFonts w:asciiTheme="minorBidi" w:hAnsiTheme="minorBidi"/>
                <w:sz w:val="20"/>
                <w:szCs w:val="20"/>
                <w:rPrChange w:id="387" w:author="Reza Rahbarghazi" w:date="2023-04-23T05:50:00Z">
                  <w:rPr/>
                </w:rPrChange>
              </w:rPr>
              <w:t>-</w:t>
            </w:r>
          </w:p>
        </w:tc>
        <w:tc>
          <w:tcPr>
            <w:tcW w:w="0" w:type="auto"/>
          </w:tcPr>
          <w:p w:rsidR="00F3124D" w:rsidRPr="00F3124D" w:rsidRDefault="00F3124D">
            <w:pPr>
              <w:pStyle w:val="Compact"/>
              <w:jc w:val="center"/>
              <w:rPr>
                <w:rFonts w:asciiTheme="minorBidi" w:hAnsiTheme="minorBidi"/>
                <w:sz w:val="20"/>
                <w:szCs w:val="20"/>
                <w:rPrChange w:id="388" w:author="Reza Rahbarghazi" w:date="2023-04-23T05:50:00Z">
                  <w:rPr/>
                </w:rPrChange>
              </w:rPr>
            </w:pPr>
            <w:r w:rsidRPr="00F3124D">
              <w:rPr>
                <w:rFonts w:asciiTheme="minorBidi" w:hAnsiTheme="minorBidi"/>
                <w:sz w:val="20"/>
                <w:szCs w:val="20"/>
                <w:rPrChange w:id="389" w:author="Reza Rahbarghazi" w:date="2023-04-23T05:50:00Z">
                  <w:rPr/>
                </w:rPrChange>
              </w:rPr>
              <w:t>(Canali et al. 2014)</w:t>
            </w:r>
          </w:p>
        </w:tc>
      </w:tr>
    </w:tbl>
    <w:p w:rsidR="00F3124D" w:rsidRDefault="00F3124D" w:rsidP="00F3124D">
      <w:pPr>
        <w:pStyle w:val="Heading1"/>
        <w:spacing w:before="0" w:line="360" w:lineRule="auto"/>
        <w:ind w:left="360"/>
        <w:jc w:val="both"/>
        <w:rPr>
          <w:ins w:id="390" w:author="Reza Rahbarghazi" w:date="2023-04-23T05:50:00Z"/>
          <w:rFonts w:asciiTheme="minorBidi" w:hAnsiTheme="minorBidi" w:cstheme="minorBidi"/>
          <w:i/>
          <w:iCs/>
          <w:sz w:val="24"/>
          <w:szCs w:val="24"/>
        </w:rPr>
        <w:pPrChange w:id="391" w:author="Reza Rahbarghazi" w:date="2023-04-23T05:50:00Z">
          <w:pPr>
            <w:pStyle w:val="Heading2"/>
          </w:pPr>
        </w:pPrChange>
      </w:pPr>
      <w:bookmarkStart w:id="392" w:name="pre-processing"/>
      <w:bookmarkEnd w:id="286"/>
    </w:p>
    <w:p w:rsidR="00113B1A" w:rsidRPr="00F3124D" w:rsidRDefault="00B36E4A" w:rsidP="00F3124D">
      <w:pPr>
        <w:pStyle w:val="Heading1"/>
        <w:numPr>
          <w:ilvl w:val="1"/>
          <w:numId w:val="2"/>
        </w:numPr>
        <w:spacing w:before="0" w:line="360" w:lineRule="auto"/>
        <w:ind w:left="720"/>
        <w:jc w:val="both"/>
        <w:rPr>
          <w:rFonts w:asciiTheme="minorBidi" w:hAnsiTheme="minorBidi" w:cstheme="minorBidi"/>
          <w:i/>
          <w:iCs/>
          <w:sz w:val="24"/>
          <w:szCs w:val="24"/>
          <w:rPrChange w:id="393" w:author="Reza Rahbarghazi" w:date="2023-04-23T05:50:00Z">
            <w:rPr/>
          </w:rPrChange>
        </w:rPr>
        <w:pPrChange w:id="394" w:author="Reza Rahbarghazi" w:date="2023-04-23T05:50:00Z">
          <w:pPr>
            <w:pStyle w:val="Heading2"/>
          </w:pPr>
        </w:pPrChange>
      </w:pPr>
      <w:del w:id="395" w:author="Reza Rahbarghazi" w:date="2023-04-23T05:50:00Z">
        <w:r w:rsidRPr="00F3124D" w:rsidDel="00F3124D">
          <w:rPr>
            <w:rFonts w:asciiTheme="minorBidi" w:hAnsiTheme="minorBidi" w:cstheme="minorBidi"/>
            <w:i/>
            <w:iCs/>
            <w:sz w:val="24"/>
            <w:szCs w:val="24"/>
            <w:rPrChange w:id="396" w:author="Reza Rahbarghazi" w:date="2023-04-23T05:50:00Z">
              <w:rPr>
                <w:rStyle w:val="SectionNumber"/>
              </w:rPr>
            </w:rPrChange>
          </w:rPr>
          <w:delText>2.2</w:delText>
        </w:r>
        <w:r w:rsidRPr="00F3124D" w:rsidDel="00F3124D">
          <w:rPr>
            <w:rFonts w:asciiTheme="minorBidi" w:hAnsiTheme="minorBidi" w:cstheme="minorBidi"/>
            <w:i/>
            <w:iCs/>
            <w:sz w:val="24"/>
            <w:szCs w:val="24"/>
            <w:rPrChange w:id="397" w:author="Reza Rahbarghazi" w:date="2023-04-23T05:50:00Z">
              <w:rPr/>
            </w:rPrChange>
          </w:rPr>
          <w:tab/>
        </w:r>
      </w:del>
      <w:r w:rsidRPr="00F3124D">
        <w:rPr>
          <w:rFonts w:asciiTheme="minorBidi" w:hAnsiTheme="minorBidi" w:cstheme="minorBidi"/>
          <w:i/>
          <w:iCs/>
          <w:sz w:val="24"/>
          <w:szCs w:val="24"/>
          <w:rPrChange w:id="398" w:author="Reza Rahbarghazi" w:date="2023-04-23T05:50:00Z">
            <w:rPr/>
          </w:rPrChange>
        </w:rPr>
        <w:t>Pre-processing</w:t>
      </w:r>
    </w:p>
    <w:p w:rsidR="00113B1A" w:rsidRPr="00F3124D" w:rsidRDefault="00B36E4A" w:rsidP="00F3124D">
      <w:pPr>
        <w:pStyle w:val="FirstParagraph"/>
        <w:spacing w:line="360" w:lineRule="auto"/>
        <w:jc w:val="both"/>
        <w:rPr>
          <w:rFonts w:asciiTheme="minorBidi" w:hAnsiTheme="minorBidi"/>
          <w:rPrChange w:id="399" w:author="Reza Rahbarghazi" w:date="2023-04-23T05:51:00Z">
            <w:rPr/>
          </w:rPrChange>
        </w:rPr>
        <w:pPrChange w:id="400" w:author="Reza Rahbarghazi" w:date="2023-04-23T05:51:00Z">
          <w:pPr>
            <w:pStyle w:val="FirstParagraph"/>
          </w:pPr>
        </w:pPrChange>
      </w:pPr>
      <w:r w:rsidRPr="00F3124D">
        <w:rPr>
          <w:rFonts w:asciiTheme="minorBidi" w:hAnsiTheme="minorBidi"/>
          <w:rPrChange w:id="401" w:author="Reza Rahbarghazi" w:date="2023-04-23T05:51:00Z">
            <w:rPr/>
          </w:rPrChange>
        </w:rPr>
        <w:t xml:space="preserve">Raw data (CEL files) of all datasets were downloaded from the GEO and pre-processed using the fRMA package (M. N. McCall, Bolstad, and Irizarry 2010). fRMA allowed to pre-process </w:t>
      </w:r>
      <w:ins w:id="402" w:author="Reza Rahbarghazi" w:date="2023-04-23T05:51:00Z">
        <w:r w:rsidR="00F3124D">
          <w:rPr>
            <w:rFonts w:asciiTheme="minorBidi" w:hAnsiTheme="minorBidi"/>
          </w:rPr>
          <w:t xml:space="preserve">of </w:t>
        </w:r>
      </w:ins>
      <w:r w:rsidRPr="00F3124D">
        <w:rPr>
          <w:rFonts w:asciiTheme="minorBidi" w:hAnsiTheme="minorBidi"/>
          <w:rPrChange w:id="403" w:author="Reza Rahbarghazi" w:date="2023-04-23T05:51:00Z">
            <w:rPr/>
          </w:rPrChange>
        </w:rPr>
        <w:t xml:space="preserve">individual microarray samples and </w:t>
      </w:r>
      <w:del w:id="404" w:author="Reza Rahbarghazi" w:date="2023-04-23T05:51:00Z">
        <w:r w:rsidRPr="00F3124D" w:rsidDel="00F3124D">
          <w:rPr>
            <w:rFonts w:asciiTheme="minorBidi" w:hAnsiTheme="minorBidi"/>
            <w:rPrChange w:id="405" w:author="Reza Rahbarghazi" w:date="2023-04-23T05:51:00Z">
              <w:rPr/>
            </w:rPrChange>
          </w:rPr>
          <w:delText xml:space="preserve">combine </w:delText>
        </w:r>
      </w:del>
      <w:ins w:id="406" w:author="Reza Rahbarghazi" w:date="2023-04-23T05:51:00Z">
        <w:r w:rsidR="00F3124D" w:rsidRPr="00F3124D">
          <w:rPr>
            <w:rFonts w:asciiTheme="minorBidi" w:hAnsiTheme="minorBidi"/>
            <w:rPrChange w:id="407" w:author="Reza Rahbarghazi" w:date="2023-04-23T05:51:00Z">
              <w:rPr/>
            </w:rPrChange>
          </w:rPr>
          <w:t>combin</w:t>
        </w:r>
        <w:r w:rsidR="00F3124D">
          <w:rPr>
            <w:rFonts w:asciiTheme="minorBidi" w:hAnsiTheme="minorBidi"/>
          </w:rPr>
          <w:t>ing</w:t>
        </w:r>
        <w:r w:rsidR="00F3124D" w:rsidRPr="00F3124D">
          <w:rPr>
            <w:rFonts w:asciiTheme="minorBidi" w:hAnsiTheme="minorBidi"/>
            <w:rPrChange w:id="408" w:author="Reza Rahbarghazi" w:date="2023-04-23T05:51:00Z">
              <w:rPr/>
            </w:rPrChange>
          </w:rPr>
          <w:t xml:space="preserve"> </w:t>
        </w:r>
      </w:ins>
      <w:r w:rsidRPr="00F3124D">
        <w:rPr>
          <w:rFonts w:asciiTheme="minorBidi" w:hAnsiTheme="minorBidi"/>
          <w:rPrChange w:id="409" w:author="Reza Rahbarghazi" w:date="2023-04-23T05:51:00Z">
            <w:rPr/>
          </w:rPrChange>
        </w:rPr>
        <w:t xml:space="preserve">them consistently for analysis. For each dataset, background correction was performed using the RMA algorithm and then it was quantile normalized based on the reference distribution. During summarization, batch effects were removed and variances of the gene expressions were estimated by taking into account these probe-specific effects. For those multiple probe sets matched to the identical gene, the mean log fold change was retained. Therefore, fRMA can be seen as a batch effect removal technique for different datasets that </w:t>
      </w:r>
      <w:ins w:id="410" w:author="Reza Rahbarghazi" w:date="2023-04-23T05:51:00Z">
        <w:r w:rsidR="00F3124D">
          <w:rPr>
            <w:rFonts w:asciiTheme="minorBidi" w:hAnsiTheme="minorBidi"/>
          </w:rPr>
          <w:t xml:space="preserve">are </w:t>
        </w:r>
      </w:ins>
      <w:r w:rsidRPr="00F3124D">
        <w:rPr>
          <w:rFonts w:asciiTheme="minorBidi" w:hAnsiTheme="minorBidi"/>
          <w:rPrChange w:id="411" w:author="Reza Rahbarghazi" w:date="2023-04-23T05:51:00Z">
            <w:rPr/>
          </w:rPrChange>
        </w:rPr>
        <w:t>produced by identical microarray platforms. Thus, to ensure batch effect removal, the principal component analysis and the relative log expression of train samples were plotted before and after fRMA (Lazar et al. 2013).</w:t>
      </w:r>
    </w:p>
    <w:p w:rsidR="00113B1A" w:rsidRPr="00F3124D" w:rsidRDefault="00B36E4A" w:rsidP="00F3124D">
      <w:pPr>
        <w:pStyle w:val="Heading1"/>
        <w:numPr>
          <w:ilvl w:val="1"/>
          <w:numId w:val="2"/>
        </w:numPr>
        <w:spacing w:before="0" w:line="360" w:lineRule="auto"/>
        <w:ind w:left="720"/>
        <w:jc w:val="both"/>
        <w:rPr>
          <w:rFonts w:asciiTheme="minorBidi" w:hAnsiTheme="minorBidi" w:cstheme="minorBidi"/>
          <w:i/>
          <w:iCs/>
          <w:sz w:val="24"/>
          <w:szCs w:val="24"/>
          <w:rPrChange w:id="412" w:author="Reza Rahbarghazi" w:date="2023-04-23T05:51:00Z">
            <w:rPr/>
          </w:rPrChange>
        </w:rPr>
        <w:pPrChange w:id="413" w:author="Reza Rahbarghazi" w:date="2023-04-23T05:52:00Z">
          <w:pPr>
            <w:pStyle w:val="Heading2"/>
          </w:pPr>
        </w:pPrChange>
      </w:pPr>
      <w:bookmarkStart w:id="414" w:name="differential-expression-analysis"/>
      <w:bookmarkEnd w:id="392"/>
      <w:del w:id="415" w:author="Reza Rahbarghazi" w:date="2023-04-23T05:52:00Z">
        <w:r w:rsidRPr="00F3124D" w:rsidDel="00F3124D">
          <w:rPr>
            <w:rFonts w:asciiTheme="minorBidi" w:hAnsiTheme="minorBidi" w:cstheme="minorBidi"/>
            <w:i/>
            <w:iCs/>
            <w:sz w:val="24"/>
            <w:szCs w:val="24"/>
            <w:rPrChange w:id="416" w:author="Reza Rahbarghazi" w:date="2023-04-23T05:51:00Z">
              <w:rPr>
                <w:rStyle w:val="SectionNumber"/>
              </w:rPr>
            </w:rPrChange>
          </w:rPr>
          <w:delText>2.3</w:delText>
        </w:r>
        <w:r w:rsidRPr="00F3124D" w:rsidDel="00F3124D">
          <w:rPr>
            <w:rFonts w:asciiTheme="minorBidi" w:hAnsiTheme="minorBidi" w:cstheme="minorBidi"/>
            <w:i/>
            <w:iCs/>
            <w:sz w:val="24"/>
            <w:szCs w:val="24"/>
            <w:rPrChange w:id="417" w:author="Reza Rahbarghazi" w:date="2023-04-23T05:51:00Z">
              <w:rPr/>
            </w:rPrChange>
          </w:rPr>
          <w:tab/>
        </w:r>
      </w:del>
      <w:r w:rsidRPr="00F3124D">
        <w:rPr>
          <w:rFonts w:asciiTheme="minorBidi" w:hAnsiTheme="minorBidi" w:cstheme="minorBidi"/>
          <w:i/>
          <w:iCs/>
          <w:sz w:val="24"/>
          <w:szCs w:val="24"/>
          <w:rPrChange w:id="418" w:author="Reza Rahbarghazi" w:date="2023-04-23T05:51:00Z">
            <w:rPr/>
          </w:rPrChange>
        </w:rPr>
        <w:t>Differential expression analysis</w:t>
      </w:r>
    </w:p>
    <w:p w:rsidR="00113B1A" w:rsidRPr="00F3124D" w:rsidRDefault="00B36E4A" w:rsidP="00F3124D">
      <w:pPr>
        <w:pStyle w:val="FirstParagraph"/>
        <w:spacing w:line="360" w:lineRule="auto"/>
        <w:jc w:val="both"/>
        <w:rPr>
          <w:rFonts w:asciiTheme="minorBidi" w:hAnsiTheme="minorBidi"/>
          <w:rPrChange w:id="419" w:author="Reza Rahbarghazi" w:date="2023-04-23T05:51:00Z">
            <w:rPr/>
          </w:rPrChange>
        </w:rPr>
        <w:pPrChange w:id="420" w:author="Reza Rahbarghazi" w:date="2023-04-23T05:51:00Z">
          <w:pPr>
            <w:pStyle w:val="FirstParagraph"/>
          </w:pPr>
        </w:pPrChange>
      </w:pPr>
      <w:r w:rsidRPr="00F3124D">
        <w:rPr>
          <w:rFonts w:asciiTheme="minorBidi" w:hAnsiTheme="minorBidi"/>
          <w:rPrChange w:id="421" w:author="Reza Rahbarghazi" w:date="2023-04-23T05:51:00Z">
            <w:rPr/>
          </w:rPrChange>
        </w:rPr>
        <w:t>The barcode algorithm proposed by McCall et al. (Matthew N. McCall et al. 2011) transformed the actual expression values into binary barcode values. Huge sets of samples were collected and normalized using fRMA for several platforms as well as for Affymetrix Human Gene 1.0 ST Array (GPL6244) platform. The distribution of the expressed and unexpressed observed intensities for each gene is estimated using these normalized sets. Genes were considered expressed (and their value coded to 1) or unexpressed (and their value coded to 0) according to the following equation:</w:t>
      </w:r>
    </w:p>
    <w:p w:rsidR="00113B1A" w:rsidRDefault="00B36E4A">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x</m:t>
                  </m:r>
                </m:e>
              </m:acc>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nor/>
                      </m:rPr>
                      <m:t xml:space="preserve">if </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&gt;=</m:t>
                    </m:r>
                    <m:sSup>
                      <m:sSupPr>
                        <m:ctrlPr>
                          <w:rPr>
                            <w:rFonts w:ascii="Cambria Math" w:hAnsi="Cambria Math"/>
                          </w:rPr>
                        </m:ctrlPr>
                      </m:sSupPr>
                      <m:e>
                        <m:r>
                          <w:rPr>
                            <w:rFonts w:ascii="Cambria Math" w:hAnsi="Cambria Math"/>
                          </w:rPr>
                          <m:t>μ</m:t>
                        </m:r>
                      </m:e>
                      <m:sup>
                        <m:r>
                          <w:rPr>
                            <w:rFonts w:ascii="Cambria Math" w:hAnsi="Cambria Math"/>
                          </w:rPr>
                          <m:t>ne</m:t>
                        </m:r>
                      </m:sup>
                    </m:sSup>
                    <m:r>
                      <m:rPr>
                        <m:sty m:val="p"/>
                      </m:rPr>
                      <w:rPr>
                        <w:rFonts w:ascii="Cambria Math" w:hAnsi="Cambria Math"/>
                      </w:rPr>
                      <m:t>+</m:t>
                    </m:r>
                    <m: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ne</m:t>
                        </m:r>
                      </m:sup>
                    </m:sSup>
                  </m:e>
                </m:mr>
                <m:mr>
                  <m:e>
                    <m:r>
                      <w:rPr>
                        <w:rFonts w:ascii="Cambria Math" w:hAnsi="Cambria Math"/>
                      </w:rPr>
                      <m:t>0</m:t>
                    </m:r>
                  </m:e>
                  <m:e>
                    <m:r>
                      <m:rPr>
                        <m:nor/>
                      </m:rPr>
                      <m:t>otherwise</m:t>
                    </m:r>
                  </m:e>
                </m:mr>
              </m:m>
            </m:e>
          </m:d>
        </m:oMath>
      </m:oMathPara>
    </w:p>
    <w:p w:rsidR="00113B1A" w:rsidRPr="002B0434" w:rsidRDefault="00B36E4A" w:rsidP="002B0434">
      <w:pPr>
        <w:pStyle w:val="FirstParagraph"/>
        <w:spacing w:line="360" w:lineRule="auto"/>
        <w:jc w:val="both"/>
        <w:rPr>
          <w:rFonts w:asciiTheme="minorBidi" w:hAnsiTheme="minorBidi"/>
          <w:rPrChange w:id="422" w:author="Reza Rahbarghazi" w:date="2023-04-23T05:52:00Z">
            <w:rPr/>
          </w:rPrChange>
        </w:rPr>
        <w:pPrChange w:id="423" w:author="Reza Rahbarghazi" w:date="2023-04-23T05:52:00Z">
          <w:pPr>
            <w:pStyle w:val="FirstParagraph"/>
          </w:pPr>
        </w:pPrChange>
      </w:pPr>
      <w:r w:rsidRPr="002B0434">
        <w:rPr>
          <w:rFonts w:asciiTheme="minorBidi" w:hAnsiTheme="minorBidi"/>
          <w:rPrChange w:id="424" w:author="Reza Rahbarghazi" w:date="2023-04-23T05:52:00Z">
            <w:rPr/>
          </w:rPrChange>
        </w:rPr>
        <w:t xml:space="preserve">where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2B0434">
        <w:rPr>
          <w:rFonts w:asciiTheme="minorBidi" w:hAnsiTheme="minorBidi"/>
          <w:rPrChange w:id="425" w:author="Reza Rahbarghazi" w:date="2023-04-23T05:52:00Z">
            <w:rPr/>
          </w:rPrChange>
        </w:rPr>
        <w:t xml:space="preserve"> is the normalized intensity of gene </w:t>
      </w:r>
      <m:oMath>
        <m:r>
          <w:rPr>
            <w:rFonts w:ascii="Cambria Math" w:hAnsi="Cambria Math"/>
          </w:rPr>
          <m:t>i</m:t>
        </m:r>
      </m:oMath>
      <w:r w:rsidRPr="002B0434">
        <w:rPr>
          <w:rFonts w:asciiTheme="minorBidi" w:hAnsiTheme="minorBidi"/>
          <w:rPrChange w:id="426" w:author="Reza Rahbarghazi" w:date="2023-04-23T05:52:00Z">
            <w:rPr/>
          </w:rPrChange>
        </w:rPr>
        <w:t xml:space="preserve"> in sample </w:t>
      </w:r>
      <m:oMath>
        <m:r>
          <w:rPr>
            <w:rFonts w:ascii="Cambria Math" w:hAnsi="Cambria Math"/>
          </w:rPr>
          <m:t>j</m:t>
        </m:r>
      </m:oMath>
      <w:r w:rsidRPr="002B0434">
        <w:rPr>
          <w:rFonts w:asciiTheme="minorBidi" w:hAnsiTheme="minorBidi"/>
          <w:rPrChange w:id="427" w:author="Reza Rahbarghazi" w:date="2023-04-23T05:52:00Z">
            <w:rPr/>
          </w:rPrChange>
        </w:rPr>
        <w:t xml:space="preserve">, </w:t>
      </w:r>
      <m:oMath>
        <m:r>
          <w:rPr>
            <w:rFonts w:ascii="Cambria Math" w:hAnsi="Cambria Math"/>
          </w:rPr>
          <m:t>C</m:t>
        </m:r>
      </m:oMath>
      <w:r w:rsidRPr="002B0434">
        <w:rPr>
          <w:rFonts w:asciiTheme="minorBidi" w:hAnsiTheme="minorBidi"/>
          <w:rPrChange w:id="428" w:author="Reza Rahbarghazi" w:date="2023-04-23T05:52:00Z">
            <w:rPr/>
          </w:rPrChange>
        </w:rPr>
        <w:t xml:space="preserve"> is a user-defined parameter, </w:t>
      </w:r>
      <m:oMath>
        <m:sSup>
          <m:sSupPr>
            <m:ctrlPr>
              <w:rPr>
                <w:rFonts w:ascii="Cambria Math" w:hAnsi="Cambria Math"/>
              </w:rPr>
            </m:ctrlPr>
          </m:sSupPr>
          <m:e>
            <m:r>
              <w:rPr>
                <w:rFonts w:ascii="Cambria Math" w:hAnsi="Cambria Math"/>
              </w:rPr>
              <m:t>σ</m:t>
            </m:r>
          </m:e>
          <m:sup>
            <m:r>
              <w:rPr>
                <w:rFonts w:ascii="Cambria Math" w:hAnsi="Cambria Math"/>
              </w:rPr>
              <m:t>ne</m:t>
            </m:r>
          </m:sup>
        </m:sSup>
      </m:oMath>
      <w:r w:rsidRPr="002B0434">
        <w:rPr>
          <w:rFonts w:asciiTheme="minorBidi" w:hAnsiTheme="minorBidi"/>
          <w:rPrChange w:id="429" w:author="Reza Rahbarghazi" w:date="2023-04-23T05:52:00Z">
            <w:rPr/>
          </w:rPrChange>
        </w:rPr>
        <w:t xml:space="preserve"> is the standard deviation of the non-expressed distribution, and </w:t>
      </w:r>
      <m:oMath>
        <m:sSup>
          <m:sSupPr>
            <m:ctrlPr>
              <w:rPr>
                <w:rFonts w:ascii="Cambria Math" w:hAnsi="Cambria Math"/>
              </w:rPr>
            </m:ctrlPr>
          </m:sSupPr>
          <m:e>
            <m:r>
              <w:rPr>
                <w:rFonts w:ascii="Cambria Math" w:hAnsi="Cambria Math"/>
              </w:rPr>
              <m:t>μ</m:t>
            </m:r>
          </m:e>
          <m:sup>
            <m:r>
              <w:rPr>
                <w:rFonts w:ascii="Cambria Math" w:hAnsi="Cambria Math"/>
              </w:rPr>
              <m:t>ne</m:t>
            </m:r>
          </m:sup>
        </m:sSup>
      </m:oMath>
      <w:r w:rsidRPr="002B0434">
        <w:rPr>
          <w:rFonts w:asciiTheme="minorBidi" w:hAnsiTheme="minorBidi"/>
          <w:rPrChange w:id="430" w:author="Reza Rahbarghazi" w:date="2023-04-23T05:52:00Z">
            <w:rPr/>
          </w:rPrChange>
        </w:rPr>
        <w:t xml:space="preserve"> is the mean of the non-expressed distribution. The barcode representation of a sample is a vector of ones and zeros denoting which genes are estimated to be expressed (ones) and unexpressed (zeros). The barcode algorithm was implemented by the barcode function in the R fRMA package, and the default value of </w:t>
      </w:r>
      <m:oMath>
        <m:r>
          <w:rPr>
            <w:rFonts w:ascii="Cambria Math" w:hAnsi="Cambria Math"/>
          </w:rPr>
          <m:t>C</m:t>
        </m:r>
      </m:oMath>
      <w:r w:rsidRPr="002B0434">
        <w:rPr>
          <w:rFonts w:asciiTheme="minorBidi" w:hAnsiTheme="minorBidi"/>
          <w:rPrChange w:id="431" w:author="Reza Rahbarghazi" w:date="2023-04-23T05:52:00Z">
            <w:rPr/>
          </w:rPrChange>
        </w:rPr>
        <w:t xml:space="preserve"> was used.</w:t>
      </w:r>
      <w:ins w:id="432" w:author="Reza Rahbarghazi" w:date="2023-04-23T05:53:00Z">
        <w:r w:rsidR="002B0434">
          <w:rPr>
            <w:rFonts w:asciiTheme="minorBidi" w:hAnsiTheme="minorBidi"/>
          </w:rPr>
          <w:t xml:space="preserve"> </w:t>
        </w:r>
      </w:ins>
    </w:p>
    <w:p w:rsidR="00113B1A" w:rsidRPr="002B0434" w:rsidDel="002B0434" w:rsidRDefault="00B36E4A" w:rsidP="002B0434">
      <w:pPr>
        <w:pStyle w:val="BodyText"/>
        <w:spacing w:line="360" w:lineRule="auto"/>
        <w:jc w:val="both"/>
        <w:rPr>
          <w:del w:id="433" w:author="Reza Rahbarghazi" w:date="2023-04-23T05:53:00Z"/>
          <w:rFonts w:asciiTheme="minorBidi" w:hAnsiTheme="minorBidi"/>
          <w:rPrChange w:id="434" w:author="Reza Rahbarghazi" w:date="2023-04-23T05:52:00Z">
            <w:rPr>
              <w:del w:id="435" w:author="Reza Rahbarghazi" w:date="2023-04-23T05:53:00Z"/>
            </w:rPr>
          </w:rPrChange>
        </w:rPr>
        <w:pPrChange w:id="436" w:author="Reza Rahbarghazi" w:date="2023-04-23T05:53:00Z">
          <w:pPr>
            <w:pStyle w:val="BodyText"/>
          </w:pPr>
        </w:pPrChange>
      </w:pPr>
      <w:r w:rsidRPr="002B0434">
        <w:rPr>
          <w:rFonts w:asciiTheme="minorBidi" w:hAnsiTheme="minorBidi"/>
          <w:rPrChange w:id="437" w:author="Reza Rahbarghazi" w:date="2023-04-23T05:52:00Z">
            <w:rPr/>
          </w:rPrChange>
        </w:rPr>
        <w:t xml:space="preserve">To determine if the expressed ratios differed in the MI group versus the healthy control group, Fisher’s exact test for individual genes was carried out </w:t>
      </w:r>
      <w:del w:id="438" w:author="Reza Rahbarghazi" w:date="2023-04-23T05:53:00Z">
        <w:r w:rsidRPr="002B0434" w:rsidDel="002B0434">
          <w:rPr>
            <w:rFonts w:asciiTheme="minorBidi" w:hAnsiTheme="minorBidi"/>
            <w:rPrChange w:id="439" w:author="Reza Rahbarghazi" w:date="2023-04-23T05:52:00Z">
              <w:rPr/>
            </w:rPrChange>
          </w:rPr>
          <w:delText>up</w:delText>
        </w:r>
      </w:del>
      <w:r w:rsidRPr="002B0434">
        <w:rPr>
          <w:rFonts w:asciiTheme="minorBidi" w:hAnsiTheme="minorBidi"/>
          <w:rPrChange w:id="440" w:author="Reza Rahbarghazi" w:date="2023-04-23T05:52:00Z">
            <w:rPr/>
          </w:rPrChange>
        </w:rPr>
        <w:t xml:space="preserve">on the barcode values. Genes with a false discovery rate (FDR) of </w:t>
      </w:r>
      <m:oMath>
        <m:r>
          <m:rPr>
            <m:sty m:val="p"/>
          </m:rPr>
          <w:rPr>
            <w:rFonts w:ascii="Cambria Math" w:hAnsi="Cambria Math"/>
          </w:rPr>
          <m:t>&lt;</m:t>
        </m:r>
        <m:r>
          <w:rPr>
            <w:rFonts w:ascii="Cambria Math" w:hAnsi="Cambria Math"/>
          </w:rPr>
          <m:t>0.05</m:t>
        </m:r>
      </m:oMath>
      <w:r w:rsidRPr="002B0434">
        <w:rPr>
          <w:rFonts w:asciiTheme="minorBidi" w:hAnsiTheme="minorBidi"/>
          <w:rPrChange w:id="441" w:author="Reza Rahbarghazi" w:date="2023-04-23T05:53:00Z">
            <w:rPr/>
          </w:rPrChange>
        </w:rPr>
        <w:t>,</w:t>
      </w:r>
      <w:r w:rsidRPr="002B0434">
        <w:rPr>
          <w:rFonts w:asciiTheme="minorBidi" w:hAnsiTheme="minorBidi"/>
          <w:rPrChange w:id="442" w:author="Reza Rahbarghazi" w:date="2023-04-23T05:52:00Z">
            <w:rPr/>
          </w:rPrChange>
        </w:rPr>
        <w:t xml:space="preserve"> which was calculated through the Benjamini-Hochberg (BH) procedure to adjust for multiple testing issues, were considered as differentially expressed genes.</w:t>
      </w:r>
      <w:ins w:id="443" w:author="Reza Rahbarghazi" w:date="2023-04-23T05:53:00Z">
        <w:r w:rsidR="002B0434">
          <w:rPr>
            <w:rFonts w:asciiTheme="minorBidi" w:hAnsiTheme="minorBidi"/>
          </w:rPr>
          <w:t xml:space="preserve"> </w:t>
        </w:r>
      </w:ins>
    </w:p>
    <w:p w:rsidR="00113B1A" w:rsidRPr="002B0434" w:rsidRDefault="00B36E4A" w:rsidP="002B0434">
      <w:pPr>
        <w:pStyle w:val="BodyText"/>
        <w:spacing w:line="360" w:lineRule="auto"/>
        <w:jc w:val="both"/>
        <w:rPr>
          <w:rFonts w:asciiTheme="minorBidi" w:hAnsiTheme="minorBidi"/>
          <w:rPrChange w:id="444" w:author="Reza Rahbarghazi" w:date="2023-04-23T05:52:00Z">
            <w:rPr/>
          </w:rPrChange>
        </w:rPr>
        <w:pPrChange w:id="445" w:author="Reza Rahbarghazi" w:date="2023-04-23T05:53:00Z">
          <w:pPr>
            <w:pStyle w:val="BodyText"/>
          </w:pPr>
        </w:pPrChange>
      </w:pPr>
      <w:r w:rsidRPr="002B0434">
        <w:rPr>
          <w:rFonts w:asciiTheme="minorBidi" w:hAnsiTheme="minorBidi"/>
          <w:rPrChange w:id="446" w:author="Reza Rahbarghazi" w:date="2023-04-23T05:52:00Z">
            <w:rPr/>
          </w:rPrChange>
        </w:rPr>
        <w:t>The same procedures were conducted on CAD versus healthy controls as well as MI versus CAD group to find the DEGs between them.</w:t>
      </w:r>
    </w:p>
    <w:p w:rsidR="00113B1A" w:rsidRPr="002B0434" w:rsidRDefault="00B36E4A" w:rsidP="002B0434">
      <w:pPr>
        <w:pStyle w:val="Heading1"/>
        <w:numPr>
          <w:ilvl w:val="1"/>
          <w:numId w:val="2"/>
        </w:numPr>
        <w:spacing w:before="0" w:line="360" w:lineRule="auto"/>
        <w:ind w:left="720"/>
        <w:jc w:val="both"/>
        <w:rPr>
          <w:rFonts w:asciiTheme="minorBidi" w:hAnsiTheme="minorBidi" w:cstheme="minorBidi"/>
          <w:i/>
          <w:iCs/>
          <w:sz w:val="24"/>
          <w:szCs w:val="24"/>
          <w:rPrChange w:id="447" w:author="Reza Rahbarghazi" w:date="2023-04-23T05:53:00Z">
            <w:rPr/>
          </w:rPrChange>
        </w:rPr>
        <w:pPrChange w:id="448" w:author="Reza Rahbarghazi" w:date="2023-04-23T05:54:00Z">
          <w:pPr>
            <w:pStyle w:val="Heading2"/>
          </w:pPr>
        </w:pPrChange>
      </w:pPr>
      <w:bookmarkStart w:id="449" w:name="X9ff7fe090d87bb2a8058ba24b884a7b3b0b4b3b"/>
      <w:bookmarkEnd w:id="414"/>
      <w:del w:id="450" w:author="Reza Rahbarghazi" w:date="2023-04-23T05:53:00Z">
        <w:r w:rsidRPr="002B0434" w:rsidDel="002B0434">
          <w:rPr>
            <w:rFonts w:asciiTheme="minorBidi" w:hAnsiTheme="minorBidi" w:cstheme="minorBidi"/>
            <w:i/>
            <w:iCs/>
            <w:sz w:val="24"/>
            <w:szCs w:val="24"/>
            <w:rPrChange w:id="451" w:author="Reza Rahbarghazi" w:date="2023-04-23T05:53:00Z">
              <w:rPr>
                <w:rStyle w:val="SectionNumber"/>
              </w:rPr>
            </w:rPrChange>
          </w:rPr>
          <w:delText>2.</w:delText>
        </w:r>
      </w:del>
      <w:del w:id="452" w:author="Reza Rahbarghazi" w:date="2023-04-23T05:54:00Z">
        <w:r w:rsidRPr="002B0434" w:rsidDel="002B0434">
          <w:rPr>
            <w:rFonts w:asciiTheme="minorBidi" w:hAnsiTheme="minorBidi" w:cstheme="minorBidi"/>
            <w:i/>
            <w:iCs/>
            <w:sz w:val="24"/>
            <w:szCs w:val="24"/>
            <w:rPrChange w:id="453" w:author="Reza Rahbarghazi" w:date="2023-04-23T05:53:00Z">
              <w:rPr>
                <w:rStyle w:val="SectionNumber"/>
              </w:rPr>
            </w:rPrChange>
          </w:rPr>
          <w:delText>4</w:delText>
        </w:r>
        <w:r w:rsidRPr="002B0434" w:rsidDel="002B0434">
          <w:rPr>
            <w:rFonts w:asciiTheme="minorBidi" w:hAnsiTheme="minorBidi" w:cstheme="minorBidi"/>
            <w:i/>
            <w:iCs/>
            <w:sz w:val="24"/>
            <w:szCs w:val="24"/>
            <w:rPrChange w:id="454" w:author="Reza Rahbarghazi" w:date="2023-04-23T05:53:00Z">
              <w:rPr/>
            </w:rPrChange>
          </w:rPr>
          <w:tab/>
        </w:r>
      </w:del>
      <w:r w:rsidRPr="002B0434">
        <w:rPr>
          <w:rFonts w:asciiTheme="minorBidi" w:hAnsiTheme="minorBidi" w:cstheme="minorBidi"/>
          <w:i/>
          <w:iCs/>
          <w:sz w:val="24"/>
          <w:szCs w:val="24"/>
          <w:rPrChange w:id="455" w:author="Reza Rahbarghazi" w:date="2023-04-23T05:53:00Z">
            <w:rPr/>
          </w:rPrChange>
        </w:rPr>
        <w:t>Functional and pathway enrichment analyses</w:t>
      </w:r>
    </w:p>
    <w:p w:rsidR="00113B1A" w:rsidRPr="002B0434" w:rsidRDefault="00B36E4A" w:rsidP="002B0434">
      <w:pPr>
        <w:pStyle w:val="FirstParagraph"/>
        <w:spacing w:line="360" w:lineRule="auto"/>
        <w:jc w:val="both"/>
        <w:rPr>
          <w:rFonts w:asciiTheme="minorBidi" w:hAnsiTheme="minorBidi"/>
          <w:rPrChange w:id="456" w:author="Reza Rahbarghazi" w:date="2023-04-23T05:53:00Z">
            <w:rPr/>
          </w:rPrChange>
        </w:rPr>
        <w:pPrChange w:id="457" w:author="Reza Rahbarghazi" w:date="2023-04-23T05:53:00Z">
          <w:pPr>
            <w:pStyle w:val="FirstParagraph"/>
          </w:pPr>
        </w:pPrChange>
      </w:pPr>
      <w:r w:rsidRPr="002B0434">
        <w:rPr>
          <w:rFonts w:asciiTheme="minorBidi" w:hAnsiTheme="minorBidi"/>
          <w:rPrChange w:id="458" w:author="Reza Rahbarghazi" w:date="2023-04-23T05:53:00Z">
            <w:rPr/>
          </w:rPrChange>
        </w:rPr>
        <w:t>Using the R cluster</w:t>
      </w:r>
      <w:ins w:id="459" w:author="Reza Rahbarghazi" w:date="2023-04-23T05:54:00Z">
        <w:r w:rsidR="00504660">
          <w:rPr>
            <w:rFonts w:asciiTheme="minorBidi" w:hAnsiTheme="minorBidi"/>
          </w:rPr>
          <w:t xml:space="preserve"> </w:t>
        </w:r>
      </w:ins>
      <w:r w:rsidRPr="002B0434">
        <w:rPr>
          <w:rFonts w:asciiTheme="minorBidi" w:hAnsiTheme="minorBidi"/>
          <w:rPrChange w:id="460" w:author="Reza Rahbarghazi" w:date="2023-04-23T05:53:00Z">
            <w:rPr/>
          </w:rPrChange>
        </w:rPr>
        <w:t>Profilter package, the Kyoto Encyclopedia of Genes and Genomes (KEGG) pathway enrichment analysis and Gene Ontology (GO) functional annotation were carried out on the differentially expressed genes. The GO analysis included biological process (BP), cellular component (CC)</w:t>
      </w:r>
      <w:ins w:id="461" w:author="Reza Rahbarghazi" w:date="2023-04-23T05:53:00Z">
        <w:r w:rsidR="002B0434" w:rsidRPr="002B0434">
          <w:rPr>
            <w:rFonts w:asciiTheme="minorBidi" w:hAnsiTheme="minorBidi"/>
            <w:rPrChange w:id="462" w:author="Reza Rahbarghazi" w:date="2023-04-23T05:53:00Z">
              <w:rPr/>
            </w:rPrChange>
          </w:rPr>
          <w:t>,</w:t>
        </w:r>
      </w:ins>
      <w:r w:rsidRPr="002B0434">
        <w:rPr>
          <w:rFonts w:asciiTheme="minorBidi" w:hAnsiTheme="minorBidi"/>
          <w:rPrChange w:id="463" w:author="Reza Rahbarghazi" w:date="2023-04-23T05:53:00Z">
            <w:rPr/>
          </w:rPrChange>
        </w:rPr>
        <w:t xml:space="preserve"> and molecular function (MF) categories. An adjusted p-value </w:t>
      </w:r>
      <w:ins w:id="464" w:author="Reza Rahbarghazi" w:date="2023-04-23T05:53:00Z">
        <w:r w:rsidR="002B0434" w:rsidRPr="002B0434">
          <w:rPr>
            <w:rFonts w:asciiTheme="minorBidi" w:hAnsiTheme="minorBidi"/>
            <w:rPrChange w:id="465" w:author="Reza Rahbarghazi" w:date="2023-04-23T05:53:00Z">
              <w:rPr/>
            </w:rPrChange>
          </w:rPr>
          <w:t xml:space="preserve">of </w:t>
        </w:r>
      </w:ins>
      <w:r w:rsidRPr="002B0434">
        <w:rPr>
          <w:rFonts w:asciiTheme="minorBidi" w:hAnsiTheme="minorBidi"/>
          <w:rPrChange w:id="466" w:author="Reza Rahbarghazi" w:date="2023-04-23T05:53:00Z">
            <w:rPr/>
          </w:rPrChange>
        </w:rPr>
        <w:t>less than 0.05 was considered to indicate a statistically significant difference. Enrichments were conducted on the MI-healthy and CAD-healthy DEGs. In these analyses, all default parameters were used.</w:t>
      </w:r>
    </w:p>
    <w:p w:rsidR="00113B1A" w:rsidRPr="00504660" w:rsidRDefault="00B36E4A" w:rsidP="00504660">
      <w:pPr>
        <w:pStyle w:val="Heading1"/>
        <w:numPr>
          <w:ilvl w:val="1"/>
          <w:numId w:val="2"/>
        </w:numPr>
        <w:spacing w:before="0" w:line="360" w:lineRule="auto"/>
        <w:ind w:left="720"/>
        <w:jc w:val="both"/>
        <w:rPr>
          <w:rFonts w:asciiTheme="minorBidi" w:hAnsiTheme="minorBidi" w:cstheme="minorBidi"/>
          <w:i/>
          <w:iCs/>
          <w:sz w:val="24"/>
          <w:szCs w:val="24"/>
          <w:rPrChange w:id="467" w:author="Reza Rahbarghazi" w:date="2023-04-23T05:54:00Z">
            <w:rPr/>
          </w:rPrChange>
        </w:rPr>
        <w:pPrChange w:id="468" w:author="Reza Rahbarghazi" w:date="2023-04-23T05:54:00Z">
          <w:pPr>
            <w:pStyle w:val="Heading2"/>
          </w:pPr>
        </w:pPrChange>
      </w:pPr>
      <w:bookmarkStart w:id="469" w:name="machine-learning"/>
      <w:bookmarkEnd w:id="449"/>
      <w:del w:id="470" w:author="Reza Rahbarghazi" w:date="2023-04-23T05:54:00Z">
        <w:r w:rsidRPr="00504660" w:rsidDel="00504660">
          <w:rPr>
            <w:rFonts w:asciiTheme="minorBidi" w:hAnsiTheme="minorBidi" w:cstheme="minorBidi"/>
            <w:i/>
            <w:iCs/>
            <w:sz w:val="24"/>
            <w:szCs w:val="24"/>
            <w:rPrChange w:id="471" w:author="Reza Rahbarghazi" w:date="2023-04-23T05:54:00Z">
              <w:rPr>
                <w:rStyle w:val="SectionNumber"/>
              </w:rPr>
            </w:rPrChange>
          </w:rPr>
          <w:delText>2.5</w:delText>
        </w:r>
        <w:r w:rsidRPr="00504660" w:rsidDel="00504660">
          <w:rPr>
            <w:rFonts w:asciiTheme="minorBidi" w:hAnsiTheme="minorBidi" w:cstheme="minorBidi"/>
            <w:i/>
            <w:iCs/>
            <w:sz w:val="24"/>
            <w:szCs w:val="24"/>
            <w:rPrChange w:id="472" w:author="Reza Rahbarghazi" w:date="2023-04-23T05:54:00Z">
              <w:rPr/>
            </w:rPrChange>
          </w:rPr>
          <w:tab/>
        </w:r>
      </w:del>
      <w:del w:id="473" w:author="Reza Rahbarghazi" w:date="2023-04-23T05:55:00Z">
        <w:r w:rsidRPr="00504660" w:rsidDel="00504660">
          <w:rPr>
            <w:rFonts w:asciiTheme="minorBidi" w:hAnsiTheme="minorBidi" w:cstheme="minorBidi"/>
            <w:i/>
            <w:iCs/>
            <w:sz w:val="24"/>
            <w:szCs w:val="24"/>
            <w:rPrChange w:id="474" w:author="Reza Rahbarghazi" w:date="2023-04-23T05:54:00Z">
              <w:rPr/>
            </w:rPrChange>
          </w:rPr>
          <w:delText>Machine Learning</w:delText>
        </w:r>
      </w:del>
      <w:ins w:id="475" w:author="Reza Rahbarghazi" w:date="2023-04-23T05:55:00Z">
        <w:r w:rsidR="00504660">
          <w:rPr>
            <w:rFonts w:asciiTheme="minorBidi" w:hAnsiTheme="minorBidi" w:cstheme="minorBidi"/>
            <w:i/>
            <w:iCs/>
            <w:sz w:val="24"/>
            <w:szCs w:val="24"/>
          </w:rPr>
          <w:t>ML</w:t>
        </w:r>
      </w:ins>
    </w:p>
    <w:p w:rsidR="00113B1A" w:rsidRPr="00504660" w:rsidRDefault="00B36E4A" w:rsidP="00504660">
      <w:pPr>
        <w:pStyle w:val="FirstParagraph"/>
        <w:spacing w:line="360" w:lineRule="auto"/>
        <w:jc w:val="both"/>
        <w:rPr>
          <w:rFonts w:asciiTheme="minorBidi" w:hAnsiTheme="minorBidi"/>
          <w:rPrChange w:id="476" w:author="Reza Rahbarghazi" w:date="2023-04-23T05:54:00Z">
            <w:rPr/>
          </w:rPrChange>
        </w:rPr>
        <w:pPrChange w:id="477" w:author="Reza Rahbarghazi" w:date="2023-04-23T05:55:00Z">
          <w:pPr>
            <w:pStyle w:val="FirstParagraph"/>
          </w:pPr>
        </w:pPrChange>
      </w:pPr>
      <w:r w:rsidRPr="00504660">
        <w:rPr>
          <w:rFonts w:asciiTheme="minorBidi" w:hAnsiTheme="minorBidi"/>
          <w:rPrChange w:id="478" w:author="Reza Rahbarghazi" w:date="2023-04-23T05:54:00Z">
            <w:rPr/>
          </w:rPrChange>
        </w:rPr>
        <w:t xml:space="preserve">The </w:t>
      </w:r>
      <w:del w:id="479" w:author="Reza Rahbarghazi" w:date="2023-04-23T05:54:00Z">
        <w:r w:rsidRPr="00504660" w:rsidDel="00504660">
          <w:rPr>
            <w:rFonts w:asciiTheme="minorBidi" w:hAnsiTheme="minorBidi"/>
            <w:rPrChange w:id="480" w:author="Reza Rahbarghazi" w:date="2023-04-23T05:54:00Z">
              <w:rPr/>
            </w:rPrChange>
          </w:rPr>
          <w:delText>machine learning</w:delText>
        </w:r>
      </w:del>
      <w:ins w:id="481" w:author="Reza Rahbarghazi" w:date="2023-04-23T05:54:00Z">
        <w:r w:rsidR="00504660">
          <w:rPr>
            <w:rFonts w:asciiTheme="minorBidi" w:hAnsiTheme="minorBidi"/>
          </w:rPr>
          <w:t>ML</w:t>
        </w:r>
      </w:ins>
      <w:r w:rsidRPr="00504660">
        <w:rPr>
          <w:rFonts w:asciiTheme="minorBidi" w:hAnsiTheme="minorBidi"/>
          <w:rPrChange w:id="482" w:author="Reza Rahbarghazi" w:date="2023-04-23T05:54:00Z">
            <w:rPr/>
          </w:rPrChange>
        </w:rPr>
        <w:t xml:space="preserve"> analysis was performed using Python software, ver. 3.9, </w:t>
      </w:r>
      <w:ins w:id="483" w:author="Reza Rahbarghazi" w:date="2023-04-23T05:55:00Z">
        <w:r w:rsidR="00504660" w:rsidRPr="00504660">
          <w:rPr>
            <w:rFonts w:asciiTheme="minorBidi" w:hAnsiTheme="minorBidi"/>
          </w:rPr>
          <w:t xml:space="preserve">NumPy </w:t>
        </w:r>
      </w:ins>
      <w:del w:id="484" w:author="Reza Rahbarghazi" w:date="2023-04-23T05:55:00Z">
        <w:r w:rsidRPr="00504660" w:rsidDel="00504660">
          <w:rPr>
            <w:rFonts w:asciiTheme="minorBidi" w:hAnsiTheme="minorBidi"/>
            <w:rPrChange w:id="485" w:author="Reza Rahbarghazi" w:date="2023-04-23T05:54:00Z">
              <w:rPr/>
            </w:rPrChange>
          </w:rPr>
          <w:delText xml:space="preserve">numpy </w:delText>
        </w:r>
      </w:del>
      <w:r w:rsidRPr="00504660">
        <w:rPr>
          <w:rFonts w:asciiTheme="minorBidi" w:hAnsiTheme="minorBidi"/>
          <w:rPrChange w:id="486" w:author="Reza Rahbarghazi" w:date="2023-04-23T05:54:00Z">
            <w:rPr/>
          </w:rPrChange>
        </w:rPr>
        <w:t>(Harris et al. 2020), pandas (McKinney 2010)</w:t>
      </w:r>
      <w:ins w:id="487" w:author="Reza Rahbarghazi" w:date="2023-04-23T05:55:00Z">
        <w:r w:rsidR="00504660">
          <w:rPr>
            <w:rFonts w:asciiTheme="minorBidi" w:hAnsiTheme="minorBidi"/>
          </w:rPr>
          <w:t>,</w:t>
        </w:r>
      </w:ins>
      <w:r w:rsidRPr="00504660">
        <w:rPr>
          <w:rFonts w:asciiTheme="minorBidi" w:hAnsiTheme="minorBidi"/>
          <w:rPrChange w:id="488" w:author="Reza Rahbarghazi" w:date="2023-04-23T05:54:00Z">
            <w:rPr/>
          </w:rPrChange>
        </w:rPr>
        <w:t xml:space="preserve"> and Scikit-Learn packages (Pedregosa et al. 2011). Whenever hyper-tuning was needed, the scikit-opt package (Head et al. 2021) was used. In all ML </w:t>
      </w:r>
      <w:del w:id="489" w:author="Reza Rahbarghazi" w:date="2023-04-23T05:55:00Z">
        <w:r w:rsidRPr="00504660" w:rsidDel="00504660">
          <w:rPr>
            <w:rFonts w:asciiTheme="minorBidi" w:hAnsiTheme="minorBidi"/>
            <w:rPrChange w:id="490" w:author="Reza Rahbarghazi" w:date="2023-04-23T05:54:00Z">
              <w:rPr/>
            </w:rPrChange>
          </w:rPr>
          <w:delText>analysis</w:delText>
        </w:r>
      </w:del>
      <w:ins w:id="491" w:author="Reza Rahbarghazi" w:date="2023-04-23T05:55:00Z">
        <w:r w:rsidR="00504660" w:rsidRPr="00504660">
          <w:rPr>
            <w:rFonts w:asciiTheme="minorBidi" w:hAnsiTheme="minorBidi"/>
            <w:rPrChange w:id="492" w:author="Reza Rahbarghazi" w:date="2023-04-23T05:54:00Z">
              <w:rPr/>
            </w:rPrChange>
          </w:rPr>
          <w:t>analys</w:t>
        </w:r>
        <w:r w:rsidR="00504660">
          <w:rPr>
            <w:rFonts w:asciiTheme="minorBidi" w:hAnsiTheme="minorBidi"/>
          </w:rPr>
          <w:t>e</w:t>
        </w:r>
        <w:r w:rsidR="00504660" w:rsidRPr="00504660">
          <w:rPr>
            <w:rFonts w:asciiTheme="minorBidi" w:hAnsiTheme="minorBidi"/>
            <w:rPrChange w:id="493" w:author="Reza Rahbarghazi" w:date="2023-04-23T05:54:00Z">
              <w:rPr/>
            </w:rPrChange>
          </w:rPr>
          <w:t>s</w:t>
        </w:r>
      </w:ins>
      <w:r w:rsidRPr="00504660">
        <w:rPr>
          <w:rFonts w:asciiTheme="minorBidi" w:hAnsiTheme="minorBidi"/>
          <w:rPrChange w:id="494" w:author="Reza Rahbarghazi" w:date="2023-04-23T05:54:00Z">
            <w:rPr/>
          </w:rPrChange>
        </w:rPr>
        <w:t xml:space="preserve">, the datasets were divided into train and test sets by </w:t>
      </w:r>
      <w:ins w:id="495" w:author="Reza Rahbarghazi" w:date="2023-04-23T05:55:00Z">
        <w:r w:rsidR="00504660">
          <w:rPr>
            <w:rFonts w:asciiTheme="minorBidi" w:hAnsiTheme="minorBidi"/>
          </w:rPr>
          <w:t xml:space="preserve">a </w:t>
        </w:r>
      </w:ins>
      <w:r w:rsidRPr="00504660">
        <w:rPr>
          <w:rFonts w:asciiTheme="minorBidi" w:hAnsiTheme="minorBidi"/>
          <w:rPrChange w:id="496" w:author="Reza Rahbarghazi" w:date="2023-04-23T05:54:00Z">
            <w:rPr/>
          </w:rPrChange>
        </w:rPr>
        <w:t>0.7:0.3 ratio and all reported results are the average of 10-fold cross-validation.</w:t>
      </w:r>
    </w:p>
    <w:p w:rsidR="00113B1A" w:rsidRPr="00504660" w:rsidRDefault="00B36E4A" w:rsidP="00504660">
      <w:pPr>
        <w:pStyle w:val="BodyText"/>
        <w:spacing w:line="360" w:lineRule="auto"/>
        <w:jc w:val="both"/>
        <w:rPr>
          <w:rFonts w:asciiTheme="minorBidi" w:hAnsiTheme="minorBidi"/>
          <w:rPrChange w:id="497" w:author="Reza Rahbarghazi" w:date="2023-04-23T05:55:00Z">
            <w:rPr/>
          </w:rPrChange>
        </w:rPr>
        <w:pPrChange w:id="498" w:author="Reza Rahbarghazi" w:date="2023-04-23T05:55:00Z">
          <w:pPr>
            <w:pStyle w:val="BodyText"/>
          </w:pPr>
        </w:pPrChange>
      </w:pPr>
      <w:r w:rsidRPr="00504660">
        <w:rPr>
          <w:rFonts w:asciiTheme="minorBidi" w:hAnsiTheme="minorBidi"/>
          <w:rPrChange w:id="499" w:author="Reza Rahbarghazi" w:date="2023-04-23T05:55:00Z">
            <w:rPr/>
          </w:rPrChange>
        </w:rPr>
        <w:lastRenderedPageBreak/>
        <w:t>Two different approaches were used for selecting miRNAs for model training. The first approach was using the miRNAs that are differentially expressed. In the second approach</w:t>
      </w:r>
      <w:ins w:id="500" w:author="Reza Rahbarghazi" w:date="2023-04-23T05:56:00Z">
        <w:r w:rsidR="00504660">
          <w:rPr>
            <w:rFonts w:asciiTheme="minorBidi" w:hAnsiTheme="minorBidi"/>
          </w:rPr>
          <w:t>,</w:t>
        </w:r>
      </w:ins>
      <w:r w:rsidRPr="00504660">
        <w:rPr>
          <w:rFonts w:asciiTheme="minorBidi" w:hAnsiTheme="minorBidi"/>
          <w:rPrChange w:id="501" w:author="Reza Rahbarghazi" w:date="2023-04-23T05:55:00Z">
            <w:rPr/>
          </w:rPrChange>
        </w:rPr>
        <w:t xml:space="preserve"> miRNAs were selected by their individual AUC-ROC. Having the result of these two different approaches can provide an informative comparison between the predictive capabilities of sets of miRNAs selected with different logics.</w:t>
      </w:r>
    </w:p>
    <w:p w:rsidR="00113B1A" w:rsidRPr="00504660" w:rsidRDefault="00B36E4A" w:rsidP="00504660">
      <w:pPr>
        <w:pStyle w:val="Heading1"/>
        <w:numPr>
          <w:ilvl w:val="2"/>
          <w:numId w:val="2"/>
        </w:numPr>
        <w:spacing w:before="0" w:line="360" w:lineRule="auto"/>
        <w:ind w:left="720"/>
        <w:jc w:val="both"/>
        <w:rPr>
          <w:rFonts w:asciiTheme="minorBidi" w:hAnsiTheme="minorBidi" w:cstheme="minorBidi"/>
          <w:i/>
          <w:iCs/>
          <w:sz w:val="24"/>
          <w:szCs w:val="24"/>
          <w:rPrChange w:id="502" w:author="Reza Rahbarghazi" w:date="2023-04-23T05:56:00Z">
            <w:rPr/>
          </w:rPrChange>
        </w:rPr>
        <w:pPrChange w:id="503" w:author="Reza Rahbarghazi" w:date="2023-04-23T05:56:00Z">
          <w:pPr>
            <w:pStyle w:val="Heading3"/>
          </w:pPr>
        </w:pPrChange>
      </w:pPr>
      <w:bookmarkStart w:id="504" w:name="mirnas-in-degs"/>
      <w:del w:id="505" w:author="Reza Rahbarghazi" w:date="2023-04-23T05:56:00Z">
        <w:r w:rsidRPr="00504660" w:rsidDel="00504660">
          <w:rPr>
            <w:rFonts w:asciiTheme="minorBidi" w:hAnsiTheme="minorBidi" w:cstheme="minorBidi"/>
            <w:i/>
            <w:iCs/>
            <w:sz w:val="24"/>
            <w:szCs w:val="24"/>
            <w:rPrChange w:id="506" w:author="Reza Rahbarghazi" w:date="2023-04-23T05:56:00Z">
              <w:rPr>
                <w:rStyle w:val="SectionNumber"/>
              </w:rPr>
            </w:rPrChange>
          </w:rPr>
          <w:delText>2.5.1</w:delText>
        </w:r>
        <w:r w:rsidRPr="00504660" w:rsidDel="00504660">
          <w:rPr>
            <w:rFonts w:asciiTheme="minorBidi" w:hAnsiTheme="minorBidi" w:cstheme="minorBidi"/>
            <w:i/>
            <w:iCs/>
            <w:sz w:val="24"/>
            <w:szCs w:val="24"/>
            <w:rPrChange w:id="507" w:author="Reza Rahbarghazi" w:date="2023-04-23T05:56:00Z">
              <w:rPr/>
            </w:rPrChange>
          </w:rPr>
          <w:tab/>
        </w:r>
      </w:del>
      <w:r w:rsidRPr="00504660">
        <w:rPr>
          <w:rFonts w:asciiTheme="minorBidi" w:hAnsiTheme="minorBidi" w:cstheme="minorBidi"/>
          <w:i/>
          <w:iCs/>
          <w:sz w:val="24"/>
          <w:szCs w:val="24"/>
          <w:rPrChange w:id="508" w:author="Reza Rahbarghazi" w:date="2023-04-23T05:56:00Z">
            <w:rPr/>
          </w:rPrChange>
        </w:rPr>
        <w:t>miRNAs in DEGs</w:t>
      </w:r>
    </w:p>
    <w:p w:rsidR="00113B1A" w:rsidRPr="00504660" w:rsidRDefault="00B36E4A" w:rsidP="00504660">
      <w:pPr>
        <w:pStyle w:val="FirstParagraph"/>
        <w:spacing w:line="360" w:lineRule="auto"/>
        <w:jc w:val="both"/>
        <w:rPr>
          <w:rFonts w:asciiTheme="minorBidi" w:hAnsiTheme="minorBidi"/>
          <w:rPrChange w:id="509" w:author="Reza Rahbarghazi" w:date="2023-04-23T05:56:00Z">
            <w:rPr/>
          </w:rPrChange>
        </w:rPr>
        <w:pPrChange w:id="510" w:author="Reza Rahbarghazi" w:date="2023-04-23T05:57:00Z">
          <w:pPr>
            <w:pStyle w:val="FirstParagraph"/>
          </w:pPr>
        </w:pPrChange>
      </w:pPr>
      <w:r w:rsidRPr="00504660">
        <w:rPr>
          <w:rFonts w:asciiTheme="minorBidi" w:hAnsiTheme="minorBidi"/>
          <w:rPrChange w:id="511" w:author="Reza Rahbarghazi" w:date="2023-04-23T05:56:00Z">
            <w:rPr/>
          </w:rPrChange>
        </w:rPr>
        <w:t xml:space="preserve">In this approach, a </w:t>
      </w:r>
      <w:del w:id="512" w:author="Reza Rahbarghazi" w:date="2023-04-23T05:56:00Z">
        <w:r w:rsidRPr="00504660" w:rsidDel="00504660">
          <w:rPr>
            <w:rFonts w:asciiTheme="minorBidi" w:hAnsiTheme="minorBidi"/>
            <w:rPrChange w:id="513" w:author="Reza Rahbarghazi" w:date="2023-04-23T05:56:00Z">
              <w:rPr/>
            </w:rPrChange>
          </w:rPr>
          <w:delText xml:space="preserve">two </w:delText>
        </w:r>
      </w:del>
      <w:ins w:id="514" w:author="Reza Rahbarghazi" w:date="2023-04-23T05:56:00Z">
        <w:r w:rsidR="00504660" w:rsidRPr="00504660">
          <w:rPr>
            <w:rFonts w:asciiTheme="minorBidi" w:hAnsiTheme="minorBidi"/>
            <w:rPrChange w:id="515" w:author="Reza Rahbarghazi" w:date="2023-04-23T05:56:00Z">
              <w:rPr/>
            </w:rPrChange>
          </w:rPr>
          <w:t>two</w:t>
        </w:r>
        <w:r w:rsidR="00504660">
          <w:rPr>
            <w:rFonts w:asciiTheme="minorBidi" w:hAnsiTheme="minorBidi"/>
          </w:rPr>
          <w:t>-</w:t>
        </w:r>
      </w:ins>
      <w:r w:rsidRPr="00504660">
        <w:rPr>
          <w:rFonts w:asciiTheme="minorBidi" w:hAnsiTheme="minorBidi"/>
          <w:rPrChange w:id="516" w:author="Reza Rahbarghazi" w:date="2023-04-23T05:56:00Z">
            <w:rPr/>
          </w:rPrChange>
        </w:rPr>
        <w:t xml:space="preserve">layer architecture was deployed to the data to maximize the prediction values. The first layer predicted whether a sample is healthy or not, and the second layer separated MI from CAD in the samples which were predicted as not healthy in the first layer. To this end, a distinct ML model was trained for each layer. Since there is a limited number of miRNAs in DEGs, both layers were trained with all of them. For further comparison with the models’ performance, </w:t>
      </w:r>
      <w:ins w:id="517" w:author="Reza Rahbarghazi" w:date="2023-04-23T05:56:00Z">
        <w:r w:rsidR="00504660">
          <w:rPr>
            <w:rFonts w:asciiTheme="minorBidi" w:hAnsiTheme="minorBidi"/>
          </w:rPr>
          <w:t xml:space="preserve">the </w:t>
        </w:r>
      </w:ins>
      <w:r w:rsidRPr="00504660">
        <w:rPr>
          <w:rFonts w:asciiTheme="minorBidi" w:hAnsiTheme="minorBidi"/>
          <w:rPrChange w:id="518" w:author="Reza Rahbarghazi" w:date="2023-04-23T05:56:00Z">
            <w:rPr/>
          </w:rPrChange>
        </w:rPr>
        <w:t xml:space="preserve">ROC curve of each miRNA for classifying healthy and </w:t>
      </w:r>
      <w:del w:id="519" w:author="Reza Rahbarghazi" w:date="2023-04-23T05:57:00Z">
        <w:r w:rsidRPr="00504660" w:rsidDel="00504660">
          <w:rPr>
            <w:rFonts w:asciiTheme="minorBidi" w:hAnsiTheme="minorBidi"/>
            <w:rPrChange w:id="520" w:author="Reza Rahbarghazi" w:date="2023-04-23T05:56:00Z">
              <w:rPr/>
            </w:rPrChange>
          </w:rPr>
          <w:delText>not-</w:delText>
        </w:r>
      </w:del>
      <w:ins w:id="521" w:author="Reza Rahbarghazi" w:date="2023-04-23T05:57:00Z">
        <w:r w:rsidR="00504660">
          <w:rPr>
            <w:rFonts w:asciiTheme="minorBidi" w:hAnsiTheme="minorBidi"/>
          </w:rPr>
          <w:t>non-</w:t>
        </w:r>
      </w:ins>
      <w:r w:rsidRPr="00504660">
        <w:rPr>
          <w:rFonts w:asciiTheme="minorBidi" w:hAnsiTheme="minorBidi"/>
          <w:rPrChange w:id="522" w:author="Reza Rahbarghazi" w:date="2023-04-23T05:56:00Z">
            <w:rPr/>
          </w:rPrChange>
        </w:rPr>
        <w:t>healthy, as well as CAD and MI, were generated using a Logistic Regression model.</w:t>
      </w:r>
    </w:p>
    <w:p w:rsidR="00113B1A" w:rsidRPr="00504660" w:rsidRDefault="00B36E4A" w:rsidP="00504660">
      <w:pPr>
        <w:pStyle w:val="Heading4"/>
        <w:numPr>
          <w:ilvl w:val="3"/>
          <w:numId w:val="2"/>
        </w:numPr>
        <w:ind w:left="1080"/>
        <w:rPr>
          <w:rFonts w:asciiTheme="minorBidi" w:hAnsiTheme="minorBidi" w:cstheme="minorBidi"/>
          <w:b/>
          <w:bCs w:val="0"/>
          <w:rPrChange w:id="523" w:author="Reza Rahbarghazi" w:date="2023-04-23T05:57:00Z">
            <w:rPr/>
          </w:rPrChange>
        </w:rPr>
        <w:pPrChange w:id="524" w:author="Reza Rahbarghazi" w:date="2023-04-23T05:59:00Z">
          <w:pPr>
            <w:pStyle w:val="Heading4"/>
          </w:pPr>
        </w:pPrChange>
      </w:pPr>
      <w:bookmarkStart w:id="525" w:name="X97a4979f25684200fbff45259424fb3a199e527"/>
      <w:del w:id="526" w:author="Reza Rahbarghazi" w:date="2023-04-23T05:59:00Z">
        <w:r w:rsidRPr="00504660" w:rsidDel="00504660">
          <w:rPr>
            <w:rStyle w:val="SectionNumber"/>
            <w:rFonts w:asciiTheme="minorBidi" w:hAnsiTheme="minorBidi" w:cstheme="minorBidi"/>
            <w:b/>
            <w:bCs w:val="0"/>
            <w:rPrChange w:id="527" w:author="Reza Rahbarghazi" w:date="2023-04-23T05:57:00Z">
              <w:rPr>
                <w:rStyle w:val="SectionNumber"/>
              </w:rPr>
            </w:rPrChange>
          </w:rPr>
          <w:delText>2.5.1.1</w:delText>
        </w:r>
      </w:del>
      <w:del w:id="528" w:author="Reza Rahbarghazi" w:date="2023-04-23T05:58:00Z">
        <w:r w:rsidRPr="00504660" w:rsidDel="00504660">
          <w:rPr>
            <w:rFonts w:asciiTheme="minorBidi" w:hAnsiTheme="minorBidi" w:cstheme="minorBidi"/>
            <w:b/>
            <w:bCs w:val="0"/>
            <w:rPrChange w:id="529" w:author="Reza Rahbarghazi" w:date="2023-04-23T05:57:00Z">
              <w:rPr/>
            </w:rPrChange>
          </w:rPr>
          <w:tab/>
        </w:r>
      </w:del>
      <w:r w:rsidRPr="00504660">
        <w:rPr>
          <w:rFonts w:asciiTheme="minorBidi" w:hAnsiTheme="minorBidi" w:cstheme="minorBidi"/>
          <w:b/>
          <w:bCs w:val="0"/>
          <w:rPrChange w:id="530" w:author="Reza Rahbarghazi" w:date="2023-04-23T05:57:00Z">
            <w:rPr/>
          </w:rPrChange>
        </w:rPr>
        <w:t xml:space="preserve">First layer for </w:t>
      </w:r>
      <w:del w:id="531" w:author="Reza Rahbarghazi" w:date="2023-04-23T05:57:00Z">
        <w:r w:rsidRPr="00504660" w:rsidDel="00504660">
          <w:rPr>
            <w:rFonts w:asciiTheme="minorBidi" w:hAnsiTheme="minorBidi" w:cstheme="minorBidi"/>
            <w:b/>
            <w:bCs w:val="0"/>
            <w:rPrChange w:id="532" w:author="Reza Rahbarghazi" w:date="2023-04-23T05:57:00Z">
              <w:rPr/>
            </w:rPrChange>
          </w:rPr>
          <w:delText xml:space="preserve">seperating </w:delText>
        </w:r>
      </w:del>
      <w:ins w:id="533" w:author="Reza Rahbarghazi" w:date="2023-04-23T05:57:00Z">
        <w:r w:rsidR="00504660">
          <w:rPr>
            <w:rFonts w:asciiTheme="minorBidi" w:hAnsiTheme="minorBidi" w:cstheme="minorBidi"/>
            <w:b/>
            <w:bCs w:val="0"/>
          </w:rPr>
          <w:t>isolation of</w:t>
        </w:r>
        <w:r w:rsidR="00504660" w:rsidRPr="00504660">
          <w:rPr>
            <w:rFonts w:asciiTheme="minorBidi" w:hAnsiTheme="minorBidi" w:cstheme="minorBidi"/>
            <w:b/>
            <w:bCs w:val="0"/>
            <w:rPrChange w:id="534" w:author="Reza Rahbarghazi" w:date="2023-04-23T05:57:00Z">
              <w:rPr/>
            </w:rPrChange>
          </w:rPr>
          <w:t xml:space="preserve"> </w:t>
        </w:r>
      </w:ins>
      <w:r w:rsidRPr="00504660">
        <w:rPr>
          <w:rFonts w:asciiTheme="minorBidi" w:hAnsiTheme="minorBidi" w:cstheme="minorBidi"/>
          <w:b/>
          <w:bCs w:val="0"/>
          <w:rPrChange w:id="535" w:author="Reza Rahbarghazi" w:date="2023-04-23T05:57:00Z">
            <w:rPr/>
          </w:rPrChange>
        </w:rPr>
        <w:t xml:space="preserve">healthy and </w:t>
      </w:r>
      <w:del w:id="536" w:author="Reza Rahbarghazi" w:date="2023-04-23T05:57:00Z">
        <w:r w:rsidRPr="00504660" w:rsidDel="00504660">
          <w:rPr>
            <w:rFonts w:asciiTheme="minorBidi" w:hAnsiTheme="minorBidi" w:cstheme="minorBidi"/>
            <w:b/>
            <w:bCs w:val="0"/>
            <w:rPrChange w:id="537" w:author="Reza Rahbarghazi" w:date="2023-04-23T05:57:00Z">
              <w:rPr/>
            </w:rPrChange>
          </w:rPr>
          <w:delText>not</w:delText>
        </w:r>
      </w:del>
      <w:ins w:id="538" w:author="Reza Rahbarghazi" w:date="2023-04-23T05:57:00Z">
        <w:r w:rsidR="00504660">
          <w:rPr>
            <w:rFonts w:asciiTheme="minorBidi" w:hAnsiTheme="minorBidi" w:cstheme="minorBidi"/>
            <w:b/>
            <w:bCs w:val="0"/>
          </w:rPr>
          <w:t>non</w:t>
        </w:r>
      </w:ins>
      <w:r w:rsidRPr="00504660">
        <w:rPr>
          <w:rFonts w:asciiTheme="minorBidi" w:hAnsiTheme="minorBidi" w:cstheme="minorBidi"/>
          <w:b/>
          <w:bCs w:val="0"/>
          <w:rPrChange w:id="539" w:author="Reza Rahbarghazi" w:date="2023-04-23T05:57:00Z">
            <w:rPr/>
          </w:rPrChange>
        </w:rPr>
        <w:t>-healthy samples</w:t>
      </w:r>
      <w:del w:id="540" w:author="Reza Rahbarghazi" w:date="2023-04-23T05:57:00Z">
        <w:r w:rsidRPr="00504660" w:rsidDel="00504660">
          <w:rPr>
            <w:rFonts w:asciiTheme="minorBidi" w:hAnsiTheme="minorBidi" w:cstheme="minorBidi"/>
            <w:b/>
            <w:bCs w:val="0"/>
            <w:rPrChange w:id="541" w:author="Reza Rahbarghazi" w:date="2023-04-23T05:57:00Z">
              <w:rPr/>
            </w:rPrChange>
          </w:rPr>
          <w:delText>:</w:delText>
        </w:r>
      </w:del>
    </w:p>
    <w:p w:rsidR="00113B1A" w:rsidRPr="00504660" w:rsidRDefault="00B36E4A" w:rsidP="00504660">
      <w:pPr>
        <w:pStyle w:val="FirstParagraph"/>
        <w:spacing w:line="360" w:lineRule="auto"/>
        <w:jc w:val="both"/>
        <w:rPr>
          <w:rFonts w:asciiTheme="minorBidi" w:hAnsiTheme="minorBidi"/>
          <w:rPrChange w:id="542" w:author="Reza Rahbarghazi" w:date="2023-04-23T05:58:00Z">
            <w:rPr/>
          </w:rPrChange>
        </w:rPr>
        <w:pPrChange w:id="543" w:author="Reza Rahbarghazi" w:date="2023-04-23T05:58:00Z">
          <w:pPr>
            <w:pStyle w:val="FirstParagraph"/>
          </w:pPr>
        </w:pPrChange>
      </w:pPr>
      <w:r w:rsidRPr="00504660">
        <w:rPr>
          <w:rFonts w:asciiTheme="minorBidi" w:hAnsiTheme="minorBidi"/>
          <w:rPrChange w:id="544" w:author="Reza Rahbarghazi" w:date="2023-04-23T05:58:00Z">
            <w:rPr/>
          </w:rPrChange>
        </w:rPr>
        <w:t xml:space="preserve">An SVM model using RBF kernels was trained and hyper-tuned using all miRNAs in DEGs. </w:t>
      </w:r>
      <w:del w:id="545" w:author="Reza Rahbarghazi" w:date="2023-04-23T05:58:00Z">
        <w:r w:rsidRPr="00504660" w:rsidDel="00504660">
          <w:rPr>
            <w:rFonts w:asciiTheme="minorBidi" w:hAnsiTheme="minorBidi"/>
            <w:rPrChange w:id="546" w:author="Reza Rahbarghazi" w:date="2023-04-23T05:58:00Z">
              <w:rPr/>
            </w:rPrChange>
          </w:rPr>
          <w:delText>In order t</w:delText>
        </w:r>
      </w:del>
      <w:ins w:id="547" w:author="Reza Rahbarghazi" w:date="2023-04-23T05:58:00Z">
        <w:r w:rsidR="00504660">
          <w:rPr>
            <w:rFonts w:asciiTheme="minorBidi" w:hAnsiTheme="minorBidi"/>
          </w:rPr>
          <w:t>T</w:t>
        </w:r>
      </w:ins>
      <w:r w:rsidRPr="00504660">
        <w:rPr>
          <w:rFonts w:asciiTheme="minorBidi" w:hAnsiTheme="minorBidi"/>
          <w:rPrChange w:id="548" w:author="Reza Rahbarghazi" w:date="2023-04-23T05:58:00Z">
            <w:rPr/>
          </w:rPrChange>
        </w:rPr>
        <w:t xml:space="preserve">o handle the severe imbalance in the number of samples (51 for </w:t>
      </w:r>
      <w:ins w:id="549" w:author="Reza Rahbarghazi" w:date="2023-04-23T05:58:00Z">
        <w:r w:rsidR="00504660">
          <w:rPr>
            <w:rFonts w:asciiTheme="minorBidi" w:hAnsiTheme="minorBidi"/>
          </w:rPr>
          <w:t xml:space="preserve">the </w:t>
        </w:r>
      </w:ins>
      <w:r w:rsidRPr="00504660">
        <w:rPr>
          <w:rFonts w:asciiTheme="minorBidi" w:hAnsiTheme="minorBidi"/>
          <w:rPrChange w:id="550" w:author="Reza Rahbarghazi" w:date="2023-04-23T05:58:00Z">
            <w:rPr/>
          </w:rPrChange>
        </w:rPr>
        <w:t xml:space="preserve">healthy and 157 for </w:t>
      </w:r>
      <w:ins w:id="551" w:author="Reza Rahbarghazi" w:date="2023-04-23T05:58:00Z">
        <w:r w:rsidR="00504660">
          <w:rPr>
            <w:rFonts w:asciiTheme="minorBidi" w:hAnsiTheme="minorBidi"/>
          </w:rPr>
          <w:t xml:space="preserve">the </w:t>
        </w:r>
      </w:ins>
      <w:del w:id="552" w:author="Reza Rahbarghazi" w:date="2023-04-23T05:58:00Z">
        <w:r w:rsidRPr="00504660" w:rsidDel="00504660">
          <w:rPr>
            <w:rFonts w:asciiTheme="minorBidi" w:hAnsiTheme="minorBidi"/>
            <w:rPrChange w:id="553" w:author="Reza Rahbarghazi" w:date="2023-04-23T05:58:00Z">
              <w:rPr/>
            </w:rPrChange>
          </w:rPr>
          <w:delText>not</w:delText>
        </w:r>
      </w:del>
      <w:ins w:id="554" w:author="Reza Rahbarghazi" w:date="2023-04-23T05:58:00Z">
        <w:r w:rsidR="00504660">
          <w:rPr>
            <w:rFonts w:asciiTheme="minorBidi" w:hAnsiTheme="minorBidi"/>
          </w:rPr>
          <w:t>non</w:t>
        </w:r>
      </w:ins>
      <w:r w:rsidRPr="00504660">
        <w:rPr>
          <w:rFonts w:asciiTheme="minorBidi" w:hAnsiTheme="minorBidi"/>
          <w:rPrChange w:id="555" w:author="Reza Rahbarghazi" w:date="2023-04-23T05:58:00Z">
            <w:rPr/>
          </w:rPrChange>
        </w:rPr>
        <w:t>-healthy group</w:t>
      </w:r>
      <w:ins w:id="556" w:author="Reza Rahbarghazi" w:date="2023-04-23T05:58:00Z">
        <w:r w:rsidR="00504660">
          <w:rPr>
            <w:rFonts w:asciiTheme="minorBidi" w:hAnsiTheme="minorBidi"/>
          </w:rPr>
          <w:t>s</w:t>
        </w:r>
      </w:ins>
      <w:r w:rsidRPr="00504660">
        <w:rPr>
          <w:rFonts w:asciiTheme="minorBidi" w:hAnsiTheme="minorBidi"/>
          <w:rPrChange w:id="557" w:author="Reza Rahbarghazi" w:date="2023-04-23T05:58:00Z">
            <w:rPr/>
          </w:rPrChange>
        </w:rPr>
        <w:t xml:space="preserve">), </w:t>
      </w:r>
      <w:ins w:id="558" w:author="Reza Rahbarghazi" w:date="2023-04-23T05:58:00Z">
        <w:r w:rsidR="00504660">
          <w:rPr>
            <w:rFonts w:asciiTheme="minorBidi" w:hAnsiTheme="minorBidi"/>
          </w:rPr>
          <w:t xml:space="preserve">the </w:t>
        </w:r>
      </w:ins>
      <w:r w:rsidRPr="00504660">
        <w:rPr>
          <w:rFonts w:asciiTheme="minorBidi" w:hAnsiTheme="minorBidi"/>
          <w:rPrChange w:id="559" w:author="Reza Rahbarghazi" w:date="2023-04-23T05:58:00Z">
            <w:rPr/>
          </w:rPrChange>
        </w:rPr>
        <w:t>sample weight for not-healthy samples was set to 0.5.</w:t>
      </w:r>
    </w:p>
    <w:p w:rsidR="00113B1A" w:rsidRPr="00504660" w:rsidRDefault="00B36E4A" w:rsidP="00504660">
      <w:pPr>
        <w:pStyle w:val="Heading4"/>
        <w:numPr>
          <w:ilvl w:val="3"/>
          <w:numId w:val="2"/>
        </w:numPr>
        <w:ind w:left="1080"/>
        <w:rPr>
          <w:rFonts w:asciiTheme="minorBidi" w:hAnsiTheme="minorBidi" w:cstheme="minorBidi"/>
          <w:b/>
          <w:bCs w:val="0"/>
          <w:rPrChange w:id="560" w:author="Reza Rahbarghazi" w:date="2023-04-23T05:59:00Z">
            <w:rPr/>
          </w:rPrChange>
        </w:rPr>
        <w:pPrChange w:id="561" w:author="Reza Rahbarghazi" w:date="2023-04-23T05:59:00Z">
          <w:pPr>
            <w:pStyle w:val="Heading4"/>
          </w:pPr>
        </w:pPrChange>
      </w:pPr>
      <w:bookmarkStart w:id="562" w:name="Xac6f3fa354121ecbf312b090652627bed4b5875"/>
      <w:bookmarkEnd w:id="525"/>
      <w:del w:id="563" w:author="Reza Rahbarghazi" w:date="2023-04-23T05:59:00Z">
        <w:r w:rsidRPr="00504660" w:rsidDel="00504660">
          <w:rPr>
            <w:rStyle w:val="SectionNumber"/>
            <w:rFonts w:asciiTheme="minorBidi" w:hAnsiTheme="minorBidi" w:cstheme="minorBidi"/>
            <w:b/>
            <w:bCs w:val="0"/>
            <w:rPrChange w:id="564" w:author="Reza Rahbarghazi" w:date="2023-04-23T05:59:00Z">
              <w:rPr>
                <w:rStyle w:val="SectionNumber"/>
              </w:rPr>
            </w:rPrChange>
          </w:rPr>
          <w:delText>2.5.1.2</w:delText>
        </w:r>
        <w:r w:rsidRPr="00504660" w:rsidDel="00504660">
          <w:rPr>
            <w:rFonts w:asciiTheme="minorBidi" w:hAnsiTheme="minorBidi" w:cstheme="minorBidi"/>
            <w:b/>
            <w:bCs w:val="0"/>
            <w:rPrChange w:id="565" w:author="Reza Rahbarghazi" w:date="2023-04-23T05:59:00Z">
              <w:rPr/>
            </w:rPrChange>
          </w:rPr>
          <w:tab/>
        </w:r>
      </w:del>
      <w:r w:rsidRPr="00504660">
        <w:rPr>
          <w:rFonts w:asciiTheme="minorBidi" w:hAnsiTheme="minorBidi" w:cstheme="minorBidi"/>
          <w:b/>
          <w:bCs w:val="0"/>
          <w:rPrChange w:id="566" w:author="Reza Rahbarghazi" w:date="2023-04-23T05:59:00Z">
            <w:rPr/>
          </w:rPrChange>
        </w:rPr>
        <w:t xml:space="preserve">Second layer for </w:t>
      </w:r>
      <w:del w:id="567" w:author="Reza Rahbarghazi" w:date="2023-04-23T05:59:00Z">
        <w:r w:rsidRPr="00504660" w:rsidDel="00504660">
          <w:rPr>
            <w:rFonts w:asciiTheme="minorBidi" w:hAnsiTheme="minorBidi" w:cstheme="minorBidi"/>
            <w:b/>
            <w:bCs w:val="0"/>
            <w:rPrChange w:id="568" w:author="Reza Rahbarghazi" w:date="2023-04-23T05:59:00Z">
              <w:rPr/>
            </w:rPrChange>
          </w:rPr>
          <w:delText xml:space="preserve">seperating </w:delText>
        </w:r>
      </w:del>
      <w:ins w:id="569" w:author="Reza Rahbarghazi" w:date="2023-04-23T05:59:00Z">
        <w:r w:rsidR="00504660" w:rsidRPr="00504660">
          <w:rPr>
            <w:rFonts w:asciiTheme="minorBidi" w:hAnsiTheme="minorBidi" w:cstheme="minorBidi"/>
            <w:b/>
            <w:bCs w:val="0"/>
            <w:rPrChange w:id="570" w:author="Reza Rahbarghazi" w:date="2023-04-23T05:59:00Z">
              <w:rPr/>
            </w:rPrChange>
          </w:rPr>
          <w:t>sep</w:t>
        </w:r>
        <w:r w:rsidR="00504660" w:rsidRPr="00504660">
          <w:rPr>
            <w:rFonts w:asciiTheme="minorBidi" w:hAnsiTheme="minorBidi" w:cstheme="minorBidi"/>
            <w:b/>
            <w:bCs w:val="0"/>
            <w:rPrChange w:id="571" w:author="Reza Rahbarghazi" w:date="2023-04-23T05:59:00Z">
              <w:rPr/>
            </w:rPrChange>
          </w:rPr>
          <w:t>a</w:t>
        </w:r>
        <w:r w:rsidR="00504660" w:rsidRPr="00504660">
          <w:rPr>
            <w:rFonts w:asciiTheme="minorBidi" w:hAnsiTheme="minorBidi" w:cstheme="minorBidi"/>
            <w:b/>
            <w:bCs w:val="0"/>
            <w:rPrChange w:id="572" w:author="Reza Rahbarghazi" w:date="2023-04-23T05:59:00Z">
              <w:rPr/>
            </w:rPrChange>
          </w:rPr>
          <w:t xml:space="preserve">rating </w:t>
        </w:r>
      </w:ins>
      <w:r w:rsidRPr="00504660">
        <w:rPr>
          <w:rFonts w:asciiTheme="minorBidi" w:hAnsiTheme="minorBidi" w:cstheme="minorBidi"/>
          <w:b/>
          <w:bCs w:val="0"/>
          <w:rPrChange w:id="573" w:author="Reza Rahbarghazi" w:date="2023-04-23T05:59:00Z">
            <w:rPr/>
          </w:rPrChange>
        </w:rPr>
        <w:t>MI and CAD samples:</w:t>
      </w:r>
    </w:p>
    <w:p w:rsidR="00113B1A" w:rsidRPr="00504660" w:rsidDel="00504660" w:rsidRDefault="00B36E4A" w:rsidP="00504660">
      <w:pPr>
        <w:pStyle w:val="FirstParagraph"/>
        <w:spacing w:line="360" w:lineRule="auto"/>
        <w:jc w:val="both"/>
        <w:rPr>
          <w:del w:id="574" w:author="Reza Rahbarghazi" w:date="2023-04-23T06:00:00Z"/>
          <w:rFonts w:asciiTheme="minorBidi" w:hAnsiTheme="minorBidi"/>
          <w:rPrChange w:id="575" w:author="Reza Rahbarghazi" w:date="2023-04-23T05:59:00Z">
            <w:rPr>
              <w:del w:id="576" w:author="Reza Rahbarghazi" w:date="2023-04-23T06:00:00Z"/>
            </w:rPr>
          </w:rPrChange>
        </w:rPr>
        <w:pPrChange w:id="577" w:author="Reza Rahbarghazi" w:date="2023-04-23T05:59:00Z">
          <w:pPr>
            <w:pStyle w:val="FirstParagraph"/>
          </w:pPr>
        </w:pPrChange>
      </w:pPr>
      <w:r w:rsidRPr="00504660">
        <w:rPr>
          <w:rFonts w:asciiTheme="minorBidi" w:hAnsiTheme="minorBidi"/>
          <w:rPrChange w:id="578" w:author="Reza Rahbarghazi" w:date="2023-04-23T05:59:00Z">
            <w:rPr/>
          </w:rPrChange>
        </w:rPr>
        <w:t>For the sake of reaching the highest classification performance using the set of miRNAs, different models were investigated. To do so, SVM (with linear, polynomial, and RBF kernels), Logistic Regression (LR), Random Forests (RF), k-Nearest Neighbor (kNN), Gradient Boosting (GB), XGBoost (XGB) and Decision Tree (DT) models were trained. All models were trained with their pre-set parameters with 10-fold cross-validation.</w:t>
      </w:r>
      <w:ins w:id="579" w:author="Reza Rahbarghazi" w:date="2023-04-23T05:59:00Z">
        <w:r w:rsidR="00504660">
          <w:rPr>
            <w:rFonts w:asciiTheme="minorBidi" w:hAnsiTheme="minorBidi"/>
          </w:rPr>
          <w:t xml:space="preserve"> </w:t>
        </w:r>
      </w:ins>
    </w:p>
    <w:p w:rsidR="00113B1A" w:rsidRPr="00504660" w:rsidRDefault="00B36E4A" w:rsidP="00504660">
      <w:pPr>
        <w:pStyle w:val="FirstParagraph"/>
        <w:spacing w:line="360" w:lineRule="auto"/>
        <w:jc w:val="both"/>
        <w:rPr>
          <w:rFonts w:asciiTheme="minorBidi" w:hAnsiTheme="minorBidi"/>
          <w:rPrChange w:id="580" w:author="Reza Rahbarghazi" w:date="2023-04-23T05:59:00Z">
            <w:rPr/>
          </w:rPrChange>
        </w:rPr>
        <w:pPrChange w:id="581" w:author="Reza Rahbarghazi" w:date="2023-04-23T06:00:00Z">
          <w:pPr>
            <w:pStyle w:val="BodyText"/>
          </w:pPr>
        </w:pPrChange>
      </w:pPr>
      <w:r w:rsidRPr="00504660">
        <w:rPr>
          <w:rFonts w:asciiTheme="minorBidi" w:hAnsiTheme="minorBidi"/>
          <w:rPrChange w:id="582" w:author="Reza Rahbarghazi" w:date="2023-04-23T05:59:00Z">
            <w:rPr/>
          </w:rPrChange>
        </w:rPr>
        <w:t xml:space="preserve">The criteria for choosing the best model </w:t>
      </w:r>
      <w:del w:id="583" w:author="Reza Rahbarghazi" w:date="2023-04-23T06:00:00Z">
        <w:r w:rsidRPr="00504660" w:rsidDel="00504660">
          <w:rPr>
            <w:rFonts w:asciiTheme="minorBidi" w:hAnsiTheme="minorBidi"/>
            <w:rPrChange w:id="584" w:author="Reza Rahbarghazi" w:date="2023-04-23T05:59:00Z">
              <w:rPr/>
            </w:rPrChange>
          </w:rPr>
          <w:delText xml:space="preserve">was </w:delText>
        </w:r>
      </w:del>
      <w:ins w:id="585" w:author="Reza Rahbarghazi" w:date="2023-04-23T06:00:00Z">
        <w:r w:rsidR="00504660" w:rsidRPr="00504660">
          <w:rPr>
            <w:rFonts w:asciiTheme="minorBidi" w:hAnsiTheme="minorBidi"/>
            <w:rPrChange w:id="586" w:author="Reza Rahbarghazi" w:date="2023-04-23T05:59:00Z">
              <w:rPr/>
            </w:rPrChange>
          </w:rPr>
          <w:t>w</w:t>
        </w:r>
        <w:r w:rsidR="00504660">
          <w:rPr>
            <w:rFonts w:asciiTheme="minorBidi" w:hAnsiTheme="minorBidi"/>
          </w:rPr>
          <w:t>ere</w:t>
        </w:r>
        <w:r w:rsidR="00504660" w:rsidRPr="00504660">
          <w:rPr>
            <w:rFonts w:asciiTheme="minorBidi" w:hAnsiTheme="minorBidi"/>
            <w:rPrChange w:id="587" w:author="Reza Rahbarghazi" w:date="2023-04-23T05:59:00Z">
              <w:rPr/>
            </w:rPrChange>
          </w:rPr>
          <w:t xml:space="preserve"> </w:t>
        </w:r>
      </w:ins>
      <w:r w:rsidRPr="00504660">
        <w:rPr>
          <w:rFonts w:asciiTheme="minorBidi" w:hAnsiTheme="minorBidi"/>
          <w:rPrChange w:id="588" w:author="Reza Rahbarghazi" w:date="2023-04-23T05:59:00Z">
            <w:rPr/>
          </w:rPrChange>
        </w:rPr>
        <w:t>the highest accuracy and AUC on the test set. The best model was hyper-tuned with the scikit-opt package (Head et al. 2021) to get the best predictive performance.</w:t>
      </w:r>
    </w:p>
    <w:p w:rsidR="00113B1A" w:rsidRPr="00504660" w:rsidRDefault="00B36E4A" w:rsidP="00504660">
      <w:pPr>
        <w:pStyle w:val="Heading1"/>
        <w:numPr>
          <w:ilvl w:val="2"/>
          <w:numId w:val="2"/>
        </w:numPr>
        <w:spacing w:before="0" w:line="360" w:lineRule="auto"/>
        <w:ind w:left="720"/>
        <w:jc w:val="both"/>
        <w:rPr>
          <w:rFonts w:asciiTheme="minorBidi" w:hAnsiTheme="minorBidi" w:cstheme="minorBidi"/>
          <w:i/>
          <w:iCs/>
          <w:sz w:val="24"/>
          <w:szCs w:val="24"/>
          <w:rPrChange w:id="589" w:author="Reza Rahbarghazi" w:date="2023-04-23T06:00:00Z">
            <w:rPr/>
          </w:rPrChange>
        </w:rPr>
        <w:pPrChange w:id="590" w:author="Reza Rahbarghazi" w:date="2023-04-23T06:00:00Z">
          <w:pPr>
            <w:pStyle w:val="Heading3"/>
          </w:pPr>
        </w:pPrChange>
      </w:pPr>
      <w:bookmarkStart w:id="591" w:name="mirnas-with-the-highest-auc-roc"/>
      <w:bookmarkEnd w:id="504"/>
      <w:bookmarkEnd w:id="562"/>
      <w:del w:id="592" w:author="Reza Rahbarghazi" w:date="2023-04-23T06:00:00Z">
        <w:r w:rsidRPr="00504660" w:rsidDel="00504660">
          <w:rPr>
            <w:rFonts w:asciiTheme="minorBidi" w:hAnsiTheme="minorBidi" w:cstheme="minorBidi"/>
            <w:i/>
            <w:iCs/>
            <w:sz w:val="24"/>
            <w:szCs w:val="24"/>
            <w:rPrChange w:id="593" w:author="Reza Rahbarghazi" w:date="2023-04-23T06:00:00Z">
              <w:rPr>
                <w:rStyle w:val="SectionNumber"/>
              </w:rPr>
            </w:rPrChange>
          </w:rPr>
          <w:lastRenderedPageBreak/>
          <w:delText>2.5.2</w:delText>
        </w:r>
        <w:r w:rsidRPr="00504660" w:rsidDel="00504660">
          <w:rPr>
            <w:rFonts w:asciiTheme="minorBidi" w:hAnsiTheme="minorBidi" w:cstheme="minorBidi"/>
            <w:i/>
            <w:iCs/>
            <w:sz w:val="24"/>
            <w:szCs w:val="24"/>
            <w:rPrChange w:id="594" w:author="Reza Rahbarghazi" w:date="2023-04-23T06:00:00Z">
              <w:rPr/>
            </w:rPrChange>
          </w:rPr>
          <w:tab/>
        </w:r>
      </w:del>
      <w:r w:rsidRPr="00504660">
        <w:rPr>
          <w:rFonts w:asciiTheme="minorBidi" w:hAnsiTheme="minorBidi" w:cstheme="minorBidi"/>
          <w:i/>
          <w:iCs/>
          <w:sz w:val="24"/>
          <w:szCs w:val="24"/>
          <w:rPrChange w:id="595" w:author="Reza Rahbarghazi" w:date="2023-04-23T06:00:00Z">
            <w:rPr/>
          </w:rPrChange>
        </w:rPr>
        <w:t>miRNAs with the highest AUC-ROC</w:t>
      </w:r>
    </w:p>
    <w:p w:rsidR="00113B1A" w:rsidRPr="00504660" w:rsidDel="00504660" w:rsidRDefault="00B36E4A" w:rsidP="00504660">
      <w:pPr>
        <w:pStyle w:val="FirstParagraph"/>
        <w:spacing w:line="360" w:lineRule="auto"/>
        <w:jc w:val="both"/>
        <w:rPr>
          <w:del w:id="596" w:author="Reza Rahbarghazi" w:date="2023-04-23T06:01:00Z"/>
          <w:rFonts w:asciiTheme="minorBidi" w:hAnsiTheme="minorBidi"/>
          <w:rPrChange w:id="597" w:author="Reza Rahbarghazi" w:date="2023-04-23T06:00:00Z">
            <w:rPr>
              <w:del w:id="598" w:author="Reza Rahbarghazi" w:date="2023-04-23T06:01:00Z"/>
            </w:rPr>
          </w:rPrChange>
        </w:rPr>
        <w:pPrChange w:id="599" w:author="Reza Rahbarghazi" w:date="2023-04-23T06:00:00Z">
          <w:pPr>
            <w:pStyle w:val="FirstParagraph"/>
          </w:pPr>
        </w:pPrChange>
      </w:pPr>
      <w:r w:rsidRPr="00504660">
        <w:rPr>
          <w:rFonts w:asciiTheme="minorBidi" w:hAnsiTheme="minorBidi"/>
          <w:rPrChange w:id="600" w:author="Reza Rahbarghazi" w:date="2023-04-23T06:00:00Z">
            <w:rPr/>
          </w:rPrChange>
        </w:rPr>
        <w:t>Like the previous approach, a two layers strategy was conducted. The first layer classified samples into healthy and no</w:t>
      </w:r>
      <w:ins w:id="601" w:author="Reza Rahbarghazi" w:date="2023-04-23T06:01:00Z">
        <w:r w:rsidR="00504660">
          <w:rPr>
            <w:rFonts w:asciiTheme="minorBidi" w:hAnsiTheme="minorBidi"/>
          </w:rPr>
          <w:t>n</w:t>
        </w:r>
      </w:ins>
      <w:del w:id="602" w:author="Reza Rahbarghazi" w:date="2023-04-23T06:01:00Z">
        <w:r w:rsidRPr="00504660" w:rsidDel="00504660">
          <w:rPr>
            <w:rFonts w:asciiTheme="minorBidi" w:hAnsiTheme="minorBidi"/>
            <w:rPrChange w:id="603" w:author="Reza Rahbarghazi" w:date="2023-04-23T06:00:00Z">
              <w:rPr/>
            </w:rPrChange>
          </w:rPr>
          <w:delText>t</w:delText>
        </w:r>
      </w:del>
      <w:r w:rsidRPr="00504660">
        <w:rPr>
          <w:rFonts w:asciiTheme="minorBidi" w:hAnsiTheme="minorBidi"/>
          <w:rPrChange w:id="604" w:author="Reza Rahbarghazi" w:date="2023-04-23T06:00:00Z">
            <w:rPr/>
          </w:rPrChange>
        </w:rPr>
        <w:t>-healthy, and the separated MI and CAD samples. However, to keep the number of miRNAs as low as possible miRNAs were selected from the second layer (which are the miRNAs with the best performance in MI/CAD separation), and then their performance was</w:t>
      </w:r>
      <w:del w:id="605" w:author="Reza Rahbarghazi" w:date="2023-04-23T06:00:00Z">
        <w:r w:rsidRPr="00504660" w:rsidDel="00504660">
          <w:rPr>
            <w:rFonts w:asciiTheme="minorBidi" w:hAnsiTheme="minorBidi"/>
            <w:rPrChange w:id="606" w:author="Reza Rahbarghazi" w:date="2023-04-23T06:00:00Z">
              <w:rPr/>
            </w:rPrChange>
          </w:rPr>
          <w:delText>e</w:delText>
        </w:r>
      </w:del>
      <w:r w:rsidRPr="00504660">
        <w:rPr>
          <w:rFonts w:asciiTheme="minorBidi" w:hAnsiTheme="minorBidi"/>
          <w:rPrChange w:id="607" w:author="Reza Rahbarghazi" w:date="2023-04-23T06:00:00Z">
            <w:rPr/>
          </w:rPrChange>
        </w:rPr>
        <w:t xml:space="preserve"> evaluated in the first layer.</w:t>
      </w:r>
      <w:ins w:id="608" w:author="Reza Rahbarghazi" w:date="2023-04-23T06:01:00Z">
        <w:r w:rsidR="00504660">
          <w:rPr>
            <w:rFonts w:asciiTheme="minorBidi" w:hAnsiTheme="minorBidi"/>
          </w:rPr>
          <w:t xml:space="preserve"> </w:t>
        </w:r>
      </w:ins>
    </w:p>
    <w:p w:rsidR="00113B1A" w:rsidRPr="00504660" w:rsidRDefault="00B36E4A" w:rsidP="00504660">
      <w:pPr>
        <w:pStyle w:val="FirstParagraph"/>
        <w:spacing w:line="360" w:lineRule="auto"/>
        <w:jc w:val="both"/>
        <w:rPr>
          <w:rFonts w:asciiTheme="minorBidi" w:hAnsiTheme="minorBidi"/>
          <w:rPrChange w:id="609" w:author="Reza Rahbarghazi" w:date="2023-04-23T06:00:00Z">
            <w:rPr/>
          </w:rPrChange>
        </w:rPr>
        <w:pPrChange w:id="610" w:author="Reza Rahbarghazi" w:date="2023-04-23T06:01:00Z">
          <w:pPr>
            <w:pStyle w:val="BodyText"/>
          </w:pPr>
        </w:pPrChange>
      </w:pPr>
      <w:r w:rsidRPr="00504660">
        <w:rPr>
          <w:rFonts w:asciiTheme="minorBidi" w:hAnsiTheme="minorBidi"/>
          <w:rPrChange w:id="611" w:author="Reza Rahbarghazi" w:date="2023-04-23T06:00:00Z">
            <w:rPr/>
          </w:rPrChange>
        </w:rPr>
        <w:t>AUC-ROC of all miRNAs for classifying MI and CAD samples were calculated. To find the number of miRNAs with the highest predictive values, the miRNAs with the highest individual AUC-ROC were added to the set one</w:t>
      </w:r>
      <w:del w:id="612" w:author="Reza Rahbarghazi" w:date="2023-04-23T06:01:00Z">
        <w:r w:rsidRPr="00504660" w:rsidDel="00504660">
          <w:rPr>
            <w:rFonts w:asciiTheme="minorBidi" w:hAnsiTheme="minorBidi"/>
            <w:rPrChange w:id="613" w:author="Reza Rahbarghazi" w:date="2023-04-23T06:00:00Z">
              <w:rPr/>
            </w:rPrChange>
          </w:rPr>
          <w:delText>-by-</w:delText>
        </w:r>
      </w:del>
      <w:ins w:id="614" w:author="Reza Rahbarghazi" w:date="2023-04-23T06:01:00Z">
        <w:r w:rsidR="00504660">
          <w:rPr>
            <w:rFonts w:asciiTheme="minorBidi" w:hAnsiTheme="minorBidi"/>
          </w:rPr>
          <w:t xml:space="preserve"> by </w:t>
        </w:r>
      </w:ins>
      <w:r w:rsidRPr="00504660">
        <w:rPr>
          <w:rFonts w:asciiTheme="minorBidi" w:hAnsiTheme="minorBidi"/>
          <w:rPrChange w:id="615" w:author="Reza Rahbarghazi" w:date="2023-04-23T06:00:00Z">
            <w:rPr/>
          </w:rPrChange>
        </w:rPr>
        <w:t>one, and the AUC-ROC for the set was calculated. The set with the highest AUC-ROC was selected for the following steps. The ROC curves for each selected miRNA for separating healthy samples from not-healthy and MIs from CADs were also plotted for further comparison.</w:t>
      </w:r>
    </w:p>
    <w:p w:rsidR="00113B1A" w:rsidRPr="00504660" w:rsidRDefault="00B36E4A" w:rsidP="00504660">
      <w:pPr>
        <w:pStyle w:val="Heading4"/>
        <w:numPr>
          <w:ilvl w:val="3"/>
          <w:numId w:val="2"/>
        </w:numPr>
        <w:ind w:left="1080"/>
        <w:rPr>
          <w:rFonts w:asciiTheme="minorBidi" w:hAnsiTheme="minorBidi" w:cstheme="minorBidi"/>
          <w:b/>
          <w:bCs w:val="0"/>
          <w:rPrChange w:id="616" w:author="Reza Rahbarghazi" w:date="2023-04-23T06:01:00Z">
            <w:rPr/>
          </w:rPrChange>
        </w:rPr>
        <w:pPrChange w:id="617" w:author="Reza Rahbarghazi" w:date="2023-04-23T06:01:00Z">
          <w:pPr>
            <w:pStyle w:val="Heading4"/>
          </w:pPr>
        </w:pPrChange>
      </w:pPr>
      <w:bookmarkStart w:id="618" w:name="X013dd7b96bfd20cc1bca9214062493b9dbb2186"/>
      <w:del w:id="619" w:author="Reza Rahbarghazi" w:date="2023-04-23T06:01:00Z">
        <w:r w:rsidRPr="00504660" w:rsidDel="00504660">
          <w:rPr>
            <w:rFonts w:asciiTheme="minorBidi" w:hAnsiTheme="minorBidi" w:cstheme="minorBidi"/>
            <w:b/>
            <w:bCs w:val="0"/>
            <w:rPrChange w:id="620" w:author="Reza Rahbarghazi" w:date="2023-04-23T06:01:00Z">
              <w:rPr>
                <w:rStyle w:val="SectionNumber"/>
              </w:rPr>
            </w:rPrChange>
          </w:rPr>
          <w:delText>2.5.2.1</w:delText>
        </w:r>
        <w:r w:rsidRPr="00504660" w:rsidDel="00504660">
          <w:rPr>
            <w:rFonts w:asciiTheme="minorBidi" w:hAnsiTheme="minorBidi" w:cstheme="minorBidi"/>
            <w:b/>
            <w:bCs w:val="0"/>
            <w:rPrChange w:id="621" w:author="Reza Rahbarghazi" w:date="2023-04-23T06:01:00Z">
              <w:rPr/>
            </w:rPrChange>
          </w:rPr>
          <w:tab/>
        </w:r>
      </w:del>
      <w:r w:rsidRPr="00504660">
        <w:rPr>
          <w:rFonts w:asciiTheme="minorBidi" w:hAnsiTheme="minorBidi" w:cstheme="minorBidi"/>
          <w:b/>
          <w:bCs w:val="0"/>
          <w:rPrChange w:id="622" w:author="Reza Rahbarghazi" w:date="2023-04-23T06:01:00Z">
            <w:rPr/>
          </w:rPrChange>
        </w:rPr>
        <w:t xml:space="preserve">First layer for </w:t>
      </w:r>
      <w:ins w:id="623" w:author="Reza Rahbarghazi" w:date="2023-04-23T06:02:00Z">
        <w:r w:rsidR="00504660">
          <w:rPr>
            <w:rFonts w:asciiTheme="minorBidi" w:hAnsiTheme="minorBidi" w:cstheme="minorBidi"/>
            <w:b/>
            <w:bCs w:val="0"/>
          </w:rPr>
          <w:t xml:space="preserve">the </w:t>
        </w:r>
      </w:ins>
      <w:del w:id="624" w:author="Reza Rahbarghazi" w:date="2023-04-23T06:01:00Z">
        <w:r w:rsidRPr="00504660" w:rsidDel="00504660">
          <w:rPr>
            <w:rFonts w:asciiTheme="minorBidi" w:hAnsiTheme="minorBidi" w:cstheme="minorBidi"/>
            <w:b/>
            <w:bCs w:val="0"/>
            <w:rPrChange w:id="625" w:author="Reza Rahbarghazi" w:date="2023-04-23T06:01:00Z">
              <w:rPr/>
            </w:rPrChange>
          </w:rPr>
          <w:delText xml:space="preserve">finding </w:delText>
        </w:r>
      </w:del>
      <w:ins w:id="626" w:author="Reza Rahbarghazi" w:date="2023-04-23T06:01:00Z">
        <w:r w:rsidR="00504660">
          <w:rPr>
            <w:rFonts w:asciiTheme="minorBidi" w:hAnsiTheme="minorBidi" w:cstheme="minorBidi"/>
            <w:b/>
            <w:bCs w:val="0"/>
          </w:rPr>
          <w:t>detection of</w:t>
        </w:r>
        <w:r w:rsidR="00504660" w:rsidRPr="00504660">
          <w:rPr>
            <w:rFonts w:asciiTheme="minorBidi" w:hAnsiTheme="minorBidi" w:cstheme="minorBidi"/>
            <w:b/>
            <w:bCs w:val="0"/>
            <w:rPrChange w:id="627" w:author="Reza Rahbarghazi" w:date="2023-04-23T06:01:00Z">
              <w:rPr/>
            </w:rPrChange>
          </w:rPr>
          <w:t xml:space="preserve"> </w:t>
        </w:r>
      </w:ins>
      <w:r w:rsidRPr="00504660">
        <w:rPr>
          <w:rFonts w:asciiTheme="minorBidi" w:hAnsiTheme="minorBidi" w:cstheme="minorBidi"/>
          <w:b/>
          <w:bCs w:val="0"/>
          <w:rPrChange w:id="628" w:author="Reza Rahbarghazi" w:date="2023-04-23T06:01:00Z">
            <w:rPr/>
          </w:rPrChange>
        </w:rPr>
        <w:t>healthy and no</w:t>
      </w:r>
      <w:ins w:id="629" w:author="Reza Rahbarghazi" w:date="2023-04-23T06:01:00Z">
        <w:r w:rsidR="00504660">
          <w:rPr>
            <w:rFonts w:asciiTheme="minorBidi" w:hAnsiTheme="minorBidi" w:cstheme="minorBidi"/>
            <w:b/>
            <w:bCs w:val="0"/>
          </w:rPr>
          <w:t>n</w:t>
        </w:r>
      </w:ins>
      <w:del w:id="630" w:author="Reza Rahbarghazi" w:date="2023-04-23T06:01:00Z">
        <w:r w:rsidRPr="00504660" w:rsidDel="00504660">
          <w:rPr>
            <w:rFonts w:asciiTheme="minorBidi" w:hAnsiTheme="minorBidi" w:cstheme="minorBidi"/>
            <w:b/>
            <w:bCs w:val="0"/>
            <w:rPrChange w:id="631" w:author="Reza Rahbarghazi" w:date="2023-04-23T06:01:00Z">
              <w:rPr/>
            </w:rPrChange>
          </w:rPr>
          <w:delText>t</w:delText>
        </w:r>
      </w:del>
      <w:r w:rsidRPr="00504660">
        <w:rPr>
          <w:rFonts w:asciiTheme="minorBidi" w:hAnsiTheme="minorBidi" w:cstheme="minorBidi"/>
          <w:b/>
          <w:bCs w:val="0"/>
          <w:rPrChange w:id="632" w:author="Reza Rahbarghazi" w:date="2023-04-23T06:01:00Z">
            <w:rPr/>
          </w:rPrChange>
        </w:rPr>
        <w:t>-healthy samples</w:t>
      </w:r>
      <w:del w:id="633" w:author="Reza Rahbarghazi" w:date="2023-04-23T06:01:00Z">
        <w:r w:rsidRPr="00504660" w:rsidDel="00504660">
          <w:rPr>
            <w:rFonts w:asciiTheme="minorBidi" w:hAnsiTheme="minorBidi" w:cstheme="minorBidi"/>
            <w:b/>
            <w:bCs w:val="0"/>
            <w:rPrChange w:id="634" w:author="Reza Rahbarghazi" w:date="2023-04-23T06:01:00Z">
              <w:rPr/>
            </w:rPrChange>
          </w:rPr>
          <w:delText>:</w:delText>
        </w:r>
      </w:del>
    </w:p>
    <w:p w:rsidR="00113B1A" w:rsidRPr="00504660" w:rsidRDefault="00B36E4A" w:rsidP="00504660">
      <w:pPr>
        <w:pStyle w:val="FirstParagraph"/>
        <w:spacing w:line="360" w:lineRule="auto"/>
        <w:jc w:val="both"/>
        <w:rPr>
          <w:rFonts w:asciiTheme="minorBidi" w:hAnsiTheme="minorBidi"/>
          <w:rPrChange w:id="635" w:author="Reza Rahbarghazi" w:date="2023-04-23T06:02:00Z">
            <w:rPr/>
          </w:rPrChange>
        </w:rPr>
        <w:pPrChange w:id="636" w:author="Reza Rahbarghazi" w:date="2023-04-23T06:02:00Z">
          <w:pPr>
            <w:pStyle w:val="FirstParagraph"/>
          </w:pPr>
        </w:pPrChange>
      </w:pPr>
      <w:r w:rsidRPr="00504660">
        <w:rPr>
          <w:rFonts w:asciiTheme="minorBidi" w:hAnsiTheme="minorBidi"/>
          <w:rPrChange w:id="637" w:author="Reza Rahbarghazi" w:date="2023-04-23T06:02:00Z">
            <w:rPr/>
          </w:rPrChange>
        </w:rPr>
        <w:t>An SVM model with an RBF kernel was trained using the selected set of miRNAs. Additionally, the model was hyper-tuned to find the hyper-parameters for the highest AUC and accuracy. The ROC curve and confusion matrix for the best model were reported.</w:t>
      </w:r>
    </w:p>
    <w:p w:rsidR="00113B1A" w:rsidRPr="00504660" w:rsidRDefault="00B36E4A" w:rsidP="00504660">
      <w:pPr>
        <w:pStyle w:val="Heading4"/>
        <w:numPr>
          <w:ilvl w:val="3"/>
          <w:numId w:val="2"/>
        </w:numPr>
        <w:ind w:left="1080"/>
        <w:rPr>
          <w:rFonts w:asciiTheme="minorBidi" w:hAnsiTheme="minorBidi" w:cstheme="minorBidi"/>
          <w:b/>
          <w:bCs w:val="0"/>
          <w:rPrChange w:id="638" w:author="Reza Rahbarghazi" w:date="2023-04-23T06:02:00Z">
            <w:rPr/>
          </w:rPrChange>
        </w:rPr>
        <w:pPrChange w:id="639" w:author="Reza Rahbarghazi" w:date="2023-04-23T06:02:00Z">
          <w:pPr>
            <w:pStyle w:val="Heading4"/>
          </w:pPr>
        </w:pPrChange>
      </w:pPr>
      <w:bookmarkStart w:id="640" w:name="second-layer-for-separating-mi-and-cad"/>
      <w:bookmarkEnd w:id="618"/>
      <w:del w:id="641" w:author="Reza Rahbarghazi" w:date="2023-04-23T06:02:00Z">
        <w:r w:rsidRPr="00504660" w:rsidDel="00504660">
          <w:rPr>
            <w:rFonts w:asciiTheme="minorBidi" w:hAnsiTheme="minorBidi" w:cstheme="minorBidi"/>
            <w:b/>
            <w:bCs w:val="0"/>
            <w:rPrChange w:id="642" w:author="Reza Rahbarghazi" w:date="2023-04-23T06:02:00Z">
              <w:rPr>
                <w:rStyle w:val="SectionNumber"/>
              </w:rPr>
            </w:rPrChange>
          </w:rPr>
          <w:delText>2.5.2.2</w:delText>
        </w:r>
        <w:r w:rsidRPr="00504660" w:rsidDel="00504660">
          <w:rPr>
            <w:rFonts w:asciiTheme="minorBidi" w:hAnsiTheme="minorBidi" w:cstheme="minorBidi"/>
            <w:b/>
            <w:bCs w:val="0"/>
            <w:rPrChange w:id="643" w:author="Reza Rahbarghazi" w:date="2023-04-23T06:02:00Z">
              <w:rPr/>
            </w:rPrChange>
          </w:rPr>
          <w:tab/>
        </w:r>
      </w:del>
      <w:r w:rsidRPr="00504660">
        <w:rPr>
          <w:rFonts w:asciiTheme="minorBidi" w:hAnsiTheme="minorBidi" w:cstheme="minorBidi"/>
          <w:b/>
          <w:bCs w:val="0"/>
          <w:rPrChange w:id="644" w:author="Reza Rahbarghazi" w:date="2023-04-23T06:02:00Z">
            <w:rPr/>
          </w:rPrChange>
        </w:rPr>
        <w:t>Second layer for separating MI and CAD</w:t>
      </w:r>
      <w:del w:id="645" w:author="Reza Rahbarghazi" w:date="2023-04-23T06:02:00Z">
        <w:r w:rsidRPr="00504660" w:rsidDel="00504660">
          <w:rPr>
            <w:rFonts w:asciiTheme="minorBidi" w:hAnsiTheme="minorBidi" w:cstheme="minorBidi"/>
            <w:b/>
            <w:bCs w:val="0"/>
            <w:rPrChange w:id="646" w:author="Reza Rahbarghazi" w:date="2023-04-23T06:02:00Z">
              <w:rPr/>
            </w:rPrChange>
          </w:rPr>
          <w:delText>:</w:delText>
        </w:r>
      </w:del>
    </w:p>
    <w:p w:rsidR="00113B1A" w:rsidRPr="00504660" w:rsidRDefault="00B36E4A" w:rsidP="00504660">
      <w:pPr>
        <w:pStyle w:val="FirstParagraph"/>
        <w:spacing w:line="360" w:lineRule="auto"/>
        <w:jc w:val="both"/>
        <w:rPr>
          <w:rFonts w:asciiTheme="minorBidi" w:hAnsiTheme="minorBidi"/>
          <w:rPrChange w:id="647" w:author="Reza Rahbarghazi" w:date="2023-04-23T06:02:00Z">
            <w:rPr/>
          </w:rPrChange>
        </w:rPr>
        <w:pPrChange w:id="648" w:author="Reza Rahbarghazi" w:date="2023-04-23T06:02:00Z">
          <w:pPr>
            <w:pStyle w:val="FirstParagraph"/>
          </w:pPr>
        </w:pPrChange>
      </w:pPr>
      <w:r w:rsidRPr="00504660">
        <w:rPr>
          <w:rFonts w:asciiTheme="minorBidi" w:hAnsiTheme="minorBidi"/>
          <w:rPrChange w:id="649" w:author="Reza Rahbarghazi" w:date="2023-04-23T06:02:00Z">
            <w:rPr/>
          </w:rPrChange>
        </w:rPr>
        <w:t>The selected miRNA</w:t>
      </w:r>
      <w:del w:id="650" w:author="Reza Rahbarghazi" w:date="2023-04-23T06:02:00Z">
        <w:r w:rsidRPr="00504660" w:rsidDel="00504660">
          <w:rPr>
            <w:rFonts w:asciiTheme="minorBidi" w:hAnsiTheme="minorBidi"/>
            <w:rPrChange w:id="651" w:author="Reza Rahbarghazi" w:date="2023-04-23T06:02:00Z">
              <w:rPr/>
            </w:rPrChange>
          </w:rPr>
          <w:delText>s</w:delText>
        </w:r>
      </w:del>
      <w:r w:rsidRPr="00504660">
        <w:rPr>
          <w:rFonts w:asciiTheme="minorBidi" w:hAnsiTheme="minorBidi"/>
          <w:rPrChange w:id="652" w:author="Reza Rahbarghazi" w:date="2023-04-23T06:02:00Z">
            <w:rPr/>
          </w:rPrChange>
        </w:rPr>
        <w:t xml:space="preserve"> set was used to train different algorithms to find the best model. Similar to the previous approach, SVM (with linear, polynomial, and RBF kernels), LR, RF, kNN, GB, XGB</w:t>
      </w:r>
      <w:ins w:id="653" w:author="Reza Rahbarghazi" w:date="2023-04-23T06:02:00Z">
        <w:r w:rsidR="00504660">
          <w:rPr>
            <w:rFonts w:asciiTheme="minorBidi" w:hAnsiTheme="minorBidi"/>
          </w:rPr>
          <w:t>,</w:t>
        </w:r>
      </w:ins>
      <w:r w:rsidRPr="00504660">
        <w:rPr>
          <w:rFonts w:asciiTheme="minorBidi" w:hAnsiTheme="minorBidi"/>
          <w:rPrChange w:id="654" w:author="Reza Rahbarghazi" w:date="2023-04-23T06:02:00Z">
            <w:rPr/>
          </w:rPrChange>
        </w:rPr>
        <w:t xml:space="preserve"> and DT were trained. All models were trained with their pre-set parameters using 10-fold cross-validation. The models with the highest AUC-ROC and accuracy on the test set were selected and hyper-tuned using the scikit-opt package (Head et al. 2021). The ROC curve and confusion matrix for the best model were reported.</w:t>
      </w:r>
    </w:p>
    <w:p w:rsidR="00113B1A" w:rsidRPr="005D3561" w:rsidRDefault="00B36E4A" w:rsidP="005D3561">
      <w:pPr>
        <w:pStyle w:val="Heading1"/>
        <w:numPr>
          <w:ilvl w:val="0"/>
          <w:numId w:val="2"/>
        </w:numPr>
        <w:spacing w:before="0" w:line="360" w:lineRule="auto"/>
        <w:ind w:left="360"/>
        <w:jc w:val="both"/>
        <w:rPr>
          <w:rFonts w:asciiTheme="minorBidi" w:hAnsiTheme="minorBidi" w:cstheme="minorBidi"/>
          <w:sz w:val="24"/>
          <w:szCs w:val="24"/>
          <w:rPrChange w:id="655" w:author="Reza Rahbarghazi" w:date="2023-04-23T06:57:00Z">
            <w:rPr/>
          </w:rPrChange>
        </w:rPr>
        <w:pPrChange w:id="656" w:author="Reza Rahbarghazi" w:date="2023-04-23T06:57:00Z">
          <w:pPr>
            <w:pStyle w:val="Heading1"/>
          </w:pPr>
        </w:pPrChange>
      </w:pPr>
      <w:bookmarkStart w:id="657" w:name="results"/>
      <w:bookmarkEnd w:id="279"/>
      <w:bookmarkEnd w:id="469"/>
      <w:bookmarkEnd w:id="591"/>
      <w:bookmarkEnd w:id="640"/>
      <w:del w:id="658" w:author="Reza Rahbarghazi" w:date="2023-04-23T06:57:00Z">
        <w:r w:rsidRPr="005D3561" w:rsidDel="005D3561">
          <w:rPr>
            <w:rFonts w:asciiTheme="minorBidi" w:hAnsiTheme="minorBidi" w:cstheme="minorBidi"/>
            <w:sz w:val="24"/>
            <w:szCs w:val="24"/>
            <w:rPrChange w:id="659" w:author="Reza Rahbarghazi" w:date="2023-04-23T06:57:00Z">
              <w:rPr>
                <w:rStyle w:val="SectionNumber"/>
              </w:rPr>
            </w:rPrChange>
          </w:rPr>
          <w:delText>3</w:delText>
        </w:r>
        <w:r w:rsidRPr="005D3561" w:rsidDel="005D3561">
          <w:rPr>
            <w:rFonts w:asciiTheme="minorBidi" w:hAnsiTheme="minorBidi" w:cstheme="minorBidi"/>
            <w:sz w:val="24"/>
            <w:szCs w:val="24"/>
            <w:rPrChange w:id="660" w:author="Reza Rahbarghazi" w:date="2023-04-23T06:57:00Z">
              <w:rPr/>
            </w:rPrChange>
          </w:rPr>
          <w:tab/>
        </w:r>
      </w:del>
      <w:r w:rsidRPr="005D3561">
        <w:rPr>
          <w:rFonts w:asciiTheme="minorBidi" w:hAnsiTheme="minorBidi" w:cstheme="minorBidi"/>
          <w:sz w:val="24"/>
          <w:szCs w:val="24"/>
          <w:rPrChange w:id="661" w:author="Reza Rahbarghazi" w:date="2023-04-23T06:57:00Z">
            <w:rPr/>
          </w:rPrChange>
        </w:rPr>
        <w:t>Results</w:t>
      </w:r>
    </w:p>
    <w:p w:rsidR="00113B1A" w:rsidRPr="005D3561" w:rsidRDefault="00B36E4A" w:rsidP="005D3561">
      <w:pPr>
        <w:pStyle w:val="Heading1"/>
        <w:numPr>
          <w:ilvl w:val="1"/>
          <w:numId w:val="2"/>
        </w:numPr>
        <w:spacing w:before="0" w:line="360" w:lineRule="auto"/>
        <w:ind w:left="720"/>
        <w:jc w:val="both"/>
        <w:rPr>
          <w:rFonts w:asciiTheme="minorBidi" w:hAnsiTheme="minorBidi" w:cstheme="minorBidi"/>
          <w:i/>
          <w:iCs/>
          <w:sz w:val="24"/>
          <w:szCs w:val="24"/>
          <w:rPrChange w:id="662" w:author="Reza Rahbarghazi" w:date="2023-04-23T06:57:00Z">
            <w:rPr/>
          </w:rPrChange>
        </w:rPr>
        <w:pPrChange w:id="663" w:author="Reza Rahbarghazi" w:date="2023-04-23T06:57:00Z">
          <w:pPr>
            <w:pStyle w:val="Heading2"/>
          </w:pPr>
        </w:pPrChange>
      </w:pPr>
      <w:bookmarkStart w:id="664" w:name="pre-processing-1"/>
      <w:del w:id="665" w:author="Reza Rahbarghazi" w:date="2023-04-23T06:57:00Z">
        <w:r w:rsidRPr="005D3561" w:rsidDel="005D3561">
          <w:rPr>
            <w:rFonts w:asciiTheme="minorBidi" w:hAnsiTheme="minorBidi" w:cstheme="minorBidi"/>
            <w:i/>
            <w:iCs/>
            <w:sz w:val="24"/>
            <w:szCs w:val="24"/>
            <w:rPrChange w:id="666" w:author="Reza Rahbarghazi" w:date="2023-04-23T06:57:00Z">
              <w:rPr>
                <w:rStyle w:val="SectionNumber"/>
              </w:rPr>
            </w:rPrChange>
          </w:rPr>
          <w:delText>3.1</w:delText>
        </w:r>
        <w:r w:rsidRPr="005D3561" w:rsidDel="005D3561">
          <w:rPr>
            <w:rFonts w:asciiTheme="minorBidi" w:hAnsiTheme="minorBidi" w:cstheme="minorBidi"/>
            <w:i/>
            <w:iCs/>
            <w:sz w:val="24"/>
            <w:szCs w:val="24"/>
            <w:rPrChange w:id="667" w:author="Reza Rahbarghazi" w:date="2023-04-23T06:57:00Z">
              <w:rPr/>
            </w:rPrChange>
          </w:rPr>
          <w:tab/>
        </w:r>
      </w:del>
      <w:r w:rsidRPr="005D3561">
        <w:rPr>
          <w:rFonts w:asciiTheme="minorBidi" w:hAnsiTheme="minorBidi" w:cstheme="minorBidi"/>
          <w:i/>
          <w:iCs/>
          <w:sz w:val="24"/>
          <w:szCs w:val="24"/>
          <w:rPrChange w:id="668" w:author="Reza Rahbarghazi" w:date="2023-04-23T06:57:00Z">
            <w:rPr/>
          </w:rPrChange>
        </w:rPr>
        <w:t>Pre-processing</w:t>
      </w:r>
    </w:p>
    <w:p w:rsidR="00113B1A" w:rsidRPr="005D3561" w:rsidDel="005D3561" w:rsidRDefault="00B36E4A" w:rsidP="00C6552F">
      <w:pPr>
        <w:pStyle w:val="FirstParagraph"/>
        <w:spacing w:line="360" w:lineRule="auto"/>
        <w:jc w:val="both"/>
        <w:rPr>
          <w:del w:id="669" w:author="Reza Rahbarghazi" w:date="2023-04-23T06:59:00Z"/>
          <w:rFonts w:asciiTheme="minorBidi" w:hAnsiTheme="minorBidi"/>
          <w:rPrChange w:id="670" w:author="Reza Rahbarghazi" w:date="2023-04-23T06:45:00Z">
            <w:rPr>
              <w:del w:id="671" w:author="Reza Rahbarghazi" w:date="2023-04-23T06:59:00Z"/>
            </w:rPr>
          </w:rPrChange>
        </w:rPr>
        <w:pPrChange w:id="672" w:author="Reza Rahbarghazi" w:date="2023-04-23T07:25:00Z">
          <w:pPr>
            <w:pStyle w:val="FirstParagraph"/>
          </w:pPr>
        </w:pPrChange>
      </w:pPr>
      <w:r w:rsidRPr="005D3561">
        <w:rPr>
          <w:rFonts w:asciiTheme="minorBidi" w:hAnsiTheme="minorBidi"/>
          <w:rPrChange w:id="673" w:author="Reza Rahbarghazi" w:date="2023-04-23T06:45:00Z">
            <w:rPr/>
          </w:rPrChange>
        </w:rPr>
        <w:t>The PCA plots of the training samples are shown in Fig</w:t>
      </w:r>
      <w:ins w:id="674" w:author="Reza Rahbarghazi" w:date="2023-04-23T06:57:00Z">
        <w:r w:rsidR="005D3561">
          <w:rPr>
            <w:rFonts w:asciiTheme="minorBidi" w:hAnsiTheme="minorBidi"/>
          </w:rPr>
          <w:t xml:space="preserve">ure </w:t>
        </w:r>
      </w:ins>
      <w:r w:rsidRPr="005D3561">
        <w:rPr>
          <w:rFonts w:asciiTheme="minorBidi" w:hAnsiTheme="minorBidi"/>
          <w:rPrChange w:id="675" w:author="Reza Rahbarghazi" w:date="2023-04-23T06:45:00Z">
            <w:rPr/>
          </w:rPrChange>
        </w:rPr>
        <w:t xml:space="preserve">3.1A and B. As </w:t>
      </w:r>
      <w:del w:id="676" w:author="Reza Rahbarghazi" w:date="2023-04-23T06:58:00Z">
        <w:r w:rsidRPr="005D3561" w:rsidDel="005D3561">
          <w:rPr>
            <w:rFonts w:asciiTheme="minorBidi" w:hAnsiTheme="minorBidi"/>
            <w:rPrChange w:id="677" w:author="Reza Rahbarghazi" w:date="2023-04-23T06:45:00Z">
              <w:rPr/>
            </w:rPrChange>
          </w:rPr>
          <w:delText>is clear</w:delText>
        </w:r>
      </w:del>
      <w:ins w:id="678" w:author="Reza Rahbarghazi" w:date="2023-04-23T06:58:00Z">
        <w:r w:rsidR="005D3561">
          <w:rPr>
            <w:rFonts w:asciiTheme="minorBidi" w:hAnsiTheme="minorBidi"/>
          </w:rPr>
          <w:t>shown</w:t>
        </w:r>
      </w:ins>
      <w:r w:rsidRPr="005D3561">
        <w:rPr>
          <w:rFonts w:asciiTheme="minorBidi" w:hAnsiTheme="minorBidi"/>
          <w:rPrChange w:id="679" w:author="Reza Rahbarghazi" w:date="2023-04-23T06:45:00Z">
            <w:rPr/>
          </w:rPrChange>
        </w:rPr>
        <w:t xml:space="preserve">, </w:t>
      </w:r>
      <w:del w:id="680" w:author="Reza Rahbarghazi" w:date="2023-04-23T06:58:00Z">
        <w:r w:rsidRPr="005D3561" w:rsidDel="005D3561">
          <w:rPr>
            <w:rFonts w:asciiTheme="minorBidi" w:hAnsiTheme="minorBidi"/>
            <w:rPrChange w:id="681" w:author="Reza Rahbarghazi" w:date="2023-04-23T06:45:00Z">
              <w:rPr/>
            </w:rPrChange>
          </w:rPr>
          <w:delText xml:space="preserve">there was complete separation between </w:delText>
        </w:r>
      </w:del>
      <w:r w:rsidRPr="005D3561">
        <w:rPr>
          <w:rFonts w:asciiTheme="minorBidi" w:hAnsiTheme="minorBidi"/>
          <w:rPrChange w:id="682" w:author="Reza Rahbarghazi" w:date="2023-04-23T06:45:00Z">
            <w:rPr/>
          </w:rPrChange>
        </w:rPr>
        <w:t xml:space="preserve">healthy samples </w:t>
      </w:r>
      <w:ins w:id="683" w:author="Reza Rahbarghazi" w:date="2023-04-23T06:58:00Z">
        <w:r w:rsidR="005D3561">
          <w:rPr>
            <w:rFonts w:asciiTheme="minorBidi" w:hAnsiTheme="minorBidi"/>
          </w:rPr>
          <w:t xml:space="preserve">were separated </w:t>
        </w:r>
      </w:ins>
      <w:del w:id="684" w:author="Reza Rahbarghazi" w:date="2023-04-23T06:58:00Z">
        <w:r w:rsidRPr="005D3561" w:rsidDel="005D3561">
          <w:rPr>
            <w:rFonts w:asciiTheme="minorBidi" w:hAnsiTheme="minorBidi"/>
            <w:rPrChange w:id="685" w:author="Reza Rahbarghazi" w:date="2023-04-23T06:45:00Z">
              <w:rPr/>
            </w:rPrChange>
          </w:rPr>
          <w:delText xml:space="preserve">and </w:delText>
        </w:r>
      </w:del>
      <w:ins w:id="686" w:author="Reza Rahbarghazi" w:date="2023-04-23T06:58:00Z">
        <w:r w:rsidR="005D3561">
          <w:rPr>
            <w:rFonts w:asciiTheme="minorBidi" w:hAnsiTheme="minorBidi"/>
          </w:rPr>
          <w:t xml:space="preserve">from </w:t>
        </w:r>
      </w:ins>
      <w:r w:rsidRPr="005D3561">
        <w:rPr>
          <w:rFonts w:asciiTheme="minorBidi" w:hAnsiTheme="minorBidi"/>
          <w:rPrChange w:id="687" w:author="Reza Rahbarghazi" w:date="2023-04-23T06:45:00Z">
            <w:rPr/>
          </w:rPrChange>
        </w:rPr>
        <w:t xml:space="preserve">CAD or MI samples in primary data </w:t>
      </w:r>
      <w:del w:id="688" w:author="Reza Rahbarghazi" w:date="2023-04-23T06:58:00Z">
        <w:r w:rsidRPr="005D3561" w:rsidDel="005D3561">
          <w:rPr>
            <w:rFonts w:asciiTheme="minorBidi" w:hAnsiTheme="minorBidi"/>
            <w:rPrChange w:id="689" w:author="Reza Rahbarghazi" w:date="2023-04-23T06:45:00Z">
              <w:rPr/>
            </w:rPrChange>
          </w:rPr>
          <w:delText xml:space="preserve">which remained </w:delText>
        </w:r>
      </w:del>
      <w:r w:rsidRPr="005D3561">
        <w:rPr>
          <w:rFonts w:asciiTheme="minorBidi" w:hAnsiTheme="minorBidi"/>
          <w:rPrChange w:id="690" w:author="Reza Rahbarghazi" w:date="2023-04-23T06:45:00Z">
            <w:rPr/>
          </w:rPrChange>
        </w:rPr>
        <w:t xml:space="preserve">after </w:t>
      </w:r>
      <w:r w:rsidRPr="005D3561">
        <w:rPr>
          <w:rFonts w:asciiTheme="minorBidi" w:hAnsiTheme="minorBidi"/>
          <w:rPrChange w:id="691" w:author="Reza Rahbarghazi" w:date="2023-04-23T06:45:00Z">
            <w:rPr/>
          </w:rPrChange>
        </w:rPr>
        <w:lastRenderedPageBreak/>
        <w:t>conducting fRMA</w:t>
      </w:r>
      <w:del w:id="692" w:author="Reza Rahbarghazi" w:date="2023-04-23T06:58:00Z">
        <w:r w:rsidRPr="005D3561" w:rsidDel="005D3561">
          <w:rPr>
            <w:rFonts w:asciiTheme="minorBidi" w:hAnsiTheme="minorBidi"/>
            <w:rPrChange w:id="693" w:author="Reza Rahbarghazi" w:date="2023-04-23T06:45:00Z">
              <w:rPr/>
            </w:rPrChange>
          </w:rPr>
          <w:delText xml:space="preserve"> on the data</w:delText>
        </w:r>
      </w:del>
      <w:r w:rsidRPr="005D3561">
        <w:rPr>
          <w:rFonts w:asciiTheme="minorBidi" w:hAnsiTheme="minorBidi"/>
          <w:rPrChange w:id="694" w:author="Reza Rahbarghazi" w:date="2023-04-23T06:45:00Z">
            <w:rPr/>
          </w:rPrChange>
        </w:rPr>
        <w:t>.</w:t>
      </w:r>
      <w:ins w:id="695" w:author="Reza Rahbarghazi" w:date="2023-04-23T06:59:00Z">
        <w:r w:rsidR="005D3561">
          <w:rPr>
            <w:rFonts w:asciiTheme="minorBidi" w:hAnsiTheme="minorBidi"/>
          </w:rPr>
          <w:t xml:space="preserve"> </w:t>
        </w:r>
      </w:ins>
    </w:p>
    <w:p w:rsidR="00113B1A" w:rsidRPr="005D3561" w:rsidRDefault="00B36E4A" w:rsidP="005D3561">
      <w:pPr>
        <w:pStyle w:val="FirstParagraph"/>
        <w:spacing w:line="360" w:lineRule="auto"/>
        <w:jc w:val="both"/>
        <w:rPr>
          <w:rFonts w:asciiTheme="minorBidi" w:hAnsiTheme="minorBidi"/>
          <w:rPrChange w:id="696" w:author="Reza Rahbarghazi" w:date="2023-04-23T06:45:00Z">
            <w:rPr/>
          </w:rPrChange>
        </w:rPr>
        <w:pPrChange w:id="697" w:author="Reza Rahbarghazi" w:date="2023-04-23T07:00:00Z">
          <w:pPr>
            <w:pStyle w:val="BodyText"/>
          </w:pPr>
        </w:pPrChange>
      </w:pPr>
      <w:del w:id="698" w:author="Reza Rahbarghazi" w:date="2023-04-23T06:59:00Z">
        <w:r w:rsidRPr="005D3561" w:rsidDel="005D3561">
          <w:rPr>
            <w:rFonts w:asciiTheme="minorBidi" w:hAnsiTheme="minorBidi"/>
            <w:rPrChange w:id="699" w:author="Reza Rahbarghazi" w:date="2023-04-23T06:45:00Z">
              <w:rPr/>
            </w:rPrChange>
          </w:rPr>
          <w:delText>As Shown i</w:delText>
        </w:r>
      </w:del>
      <w:ins w:id="700" w:author="Reza Rahbarghazi" w:date="2023-04-23T06:59:00Z">
        <w:r w:rsidR="005D3561">
          <w:rPr>
            <w:rFonts w:asciiTheme="minorBidi" w:hAnsiTheme="minorBidi"/>
          </w:rPr>
          <w:t>I</w:t>
        </w:r>
      </w:ins>
      <w:r w:rsidRPr="005D3561">
        <w:rPr>
          <w:rFonts w:asciiTheme="minorBidi" w:hAnsiTheme="minorBidi"/>
          <w:rPrChange w:id="701" w:author="Reza Rahbarghazi" w:date="2023-04-23T06:45:00Z">
            <w:rPr/>
          </w:rPrChange>
        </w:rPr>
        <w:t>n the RLE plot</w:t>
      </w:r>
      <w:ins w:id="702" w:author="Reza Rahbarghazi" w:date="2023-04-23T06:59:00Z">
        <w:r w:rsidR="005D3561">
          <w:rPr>
            <w:rFonts w:asciiTheme="minorBidi" w:hAnsiTheme="minorBidi"/>
          </w:rPr>
          <w:t>,</w:t>
        </w:r>
      </w:ins>
      <w:r w:rsidRPr="005D3561">
        <w:rPr>
          <w:rFonts w:asciiTheme="minorBidi" w:hAnsiTheme="minorBidi"/>
          <w:rPrChange w:id="703" w:author="Reza Rahbarghazi" w:date="2023-04-23T06:45:00Z">
            <w:rPr/>
          </w:rPrChange>
        </w:rPr>
        <w:t xml:space="preserve"> </w:t>
      </w:r>
      <w:del w:id="704" w:author="Reza Rahbarghazi" w:date="2023-04-23T06:59:00Z">
        <w:r w:rsidRPr="005D3561" w:rsidDel="005D3561">
          <w:rPr>
            <w:rFonts w:asciiTheme="minorBidi" w:hAnsiTheme="minorBidi"/>
            <w:rPrChange w:id="705" w:author="Reza Rahbarghazi" w:date="2023-04-23T06:45:00Z">
              <w:rPr/>
            </w:rPrChange>
          </w:rPr>
          <w:delText xml:space="preserve">for all samples before conducting fRMA (Fig3.1C) </w:delText>
        </w:r>
      </w:del>
      <w:r w:rsidRPr="005D3561">
        <w:rPr>
          <w:rFonts w:asciiTheme="minorBidi" w:hAnsiTheme="minorBidi"/>
          <w:rPrChange w:id="706" w:author="Reza Rahbarghazi" w:date="2023-04-23T06:45:00Z">
            <w:rPr/>
          </w:rPrChange>
        </w:rPr>
        <w:t>there was a distinct difference between dataset</w:t>
      </w:r>
      <w:del w:id="707" w:author="Reza Rahbarghazi" w:date="2023-04-23T06:02:00Z">
        <w:r w:rsidRPr="005D3561" w:rsidDel="00504660">
          <w:rPr>
            <w:rFonts w:asciiTheme="minorBidi" w:hAnsiTheme="minorBidi"/>
            <w:rPrChange w:id="708" w:author="Reza Rahbarghazi" w:date="2023-04-23T06:45:00Z">
              <w:rPr/>
            </w:rPrChange>
          </w:rPr>
          <w:delText>s</w:delText>
        </w:r>
      </w:del>
      <w:r w:rsidRPr="005D3561">
        <w:rPr>
          <w:rFonts w:asciiTheme="minorBidi" w:hAnsiTheme="minorBidi"/>
          <w:rPrChange w:id="709" w:author="Reza Rahbarghazi" w:date="2023-04-23T06:45:00Z">
            <w:rPr/>
          </w:rPrChange>
        </w:rPr>
        <w:t xml:space="preserve"> means</w:t>
      </w:r>
      <w:ins w:id="710" w:author="Reza Rahbarghazi" w:date="2023-04-23T06:59:00Z">
        <w:r w:rsidR="005D3561" w:rsidRPr="005D3561">
          <w:rPr>
            <w:rFonts w:asciiTheme="minorBidi" w:hAnsiTheme="minorBidi"/>
          </w:rPr>
          <w:t xml:space="preserve"> </w:t>
        </w:r>
        <w:r w:rsidR="005D3561" w:rsidRPr="00D557CE">
          <w:rPr>
            <w:rFonts w:asciiTheme="minorBidi" w:hAnsiTheme="minorBidi"/>
          </w:rPr>
          <w:t>for all samples before conducting fRMA (Fig</w:t>
        </w:r>
        <w:r w:rsidR="005D3561">
          <w:rPr>
            <w:rFonts w:asciiTheme="minorBidi" w:hAnsiTheme="minorBidi"/>
          </w:rPr>
          <w:t xml:space="preserve">ure </w:t>
        </w:r>
        <w:r w:rsidR="005D3561" w:rsidRPr="00D557CE">
          <w:rPr>
            <w:rFonts w:asciiTheme="minorBidi" w:hAnsiTheme="minorBidi"/>
          </w:rPr>
          <w:t>3.1C)</w:t>
        </w:r>
      </w:ins>
      <w:r w:rsidRPr="005D3561">
        <w:rPr>
          <w:rFonts w:asciiTheme="minorBidi" w:hAnsiTheme="minorBidi"/>
          <w:rPrChange w:id="711" w:author="Reza Rahbarghazi" w:date="2023-04-23T06:45:00Z">
            <w:rPr/>
          </w:rPrChange>
        </w:rPr>
        <w:t xml:space="preserve">. </w:t>
      </w:r>
      <w:del w:id="712" w:author="Reza Rahbarghazi" w:date="2023-04-23T06:59:00Z">
        <w:r w:rsidRPr="005D3561" w:rsidDel="005D3561">
          <w:rPr>
            <w:rFonts w:asciiTheme="minorBidi" w:hAnsiTheme="minorBidi"/>
            <w:rPrChange w:id="713" w:author="Reza Rahbarghazi" w:date="2023-04-23T06:45:00Z">
              <w:rPr/>
            </w:rPrChange>
          </w:rPr>
          <w:delText xml:space="preserve">However, </w:delText>
        </w:r>
      </w:del>
      <w:del w:id="714" w:author="Reza Rahbarghazi" w:date="2023-04-23T07:00:00Z">
        <w:r w:rsidRPr="005D3561" w:rsidDel="005D3561">
          <w:rPr>
            <w:rFonts w:asciiTheme="minorBidi" w:hAnsiTheme="minorBidi"/>
            <w:rPrChange w:id="715" w:author="Reza Rahbarghazi" w:date="2023-04-23T06:45:00Z">
              <w:rPr/>
            </w:rPrChange>
          </w:rPr>
          <w:delText>after conducting fRMA the means for a</w:delText>
        </w:r>
      </w:del>
      <w:ins w:id="716" w:author="Reza Rahbarghazi" w:date="2023-04-23T07:00:00Z">
        <w:r w:rsidR="005D3561">
          <w:rPr>
            <w:rFonts w:asciiTheme="minorBidi" w:hAnsiTheme="minorBidi"/>
          </w:rPr>
          <w:t>A</w:t>
        </w:r>
      </w:ins>
      <w:r w:rsidRPr="005D3561">
        <w:rPr>
          <w:rFonts w:asciiTheme="minorBidi" w:hAnsiTheme="minorBidi"/>
          <w:rPrChange w:id="717" w:author="Reza Rahbarghazi" w:date="2023-04-23T06:45:00Z">
            <w:rPr/>
          </w:rPrChange>
        </w:rPr>
        <w:t xml:space="preserve">ll datasets were rearranged around 0 in the RLE plot </w:t>
      </w:r>
      <w:ins w:id="718" w:author="Reza Rahbarghazi" w:date="2023-04-23T07:00:00Z">
        <w:r w:rsidR="005D3561" w:rsidRPr="00E757EB">
          <w:rPr>
            <w:rFonts w:asciiTheme="minorBidi" w:hAnsiTheme="minorBidi"/>
          </w:rPr>
          <w:t xml:space="preserve">after conducting fRMA </w:t>
        </w:r>
      </w:ins>
      <w:r w:rsidRPr="005D3561">
        <w:rPr>
          <w:rFonts w:asciiTheme="minorBidi" w:hAnsiTheme="minorBidi"/>
          <w:rPrChange w:id="719" w:author="Reza Rahbarghazi" w:date="2023-04-23T06:45:00Z">
            <w:rPr/>
          </w:rPrChange>
        </w:rPr>
        <w:t>(Fig</w:t>
      </w:r>
      <w:ins w:id="720" w:author="Reza Rahbarghazi" w:date="2023-04-23T07:23:00Z">
        <w:r w:rsidR="00C6552F">
          <w:rPr>
            <w:rFonts w:asciiTheme="minorBidi" w:hAnsiTheme="minorBidi"/>
          </w:rPr>
          <w:t xml:space="preserve">ure </w:t>
        </w:r>
      </w:ins>
      <w:r w:rsidRPr="005D3561">
        <w:rPr>
          <w:rFonts w:asciiTheme="minorBidi" w:hAnsiTheme="minorBidi"/>
          <w:rPrChange w:id="721" w:author="Reza Rahbarghazi" w:date="2023-04-23T06:45:00Z">
            <w:rPr/>
          </w:rPrChange>
        </w:rPr>
        <w:t xml:space="preserve">3.1D). Moreover, there </w:t>
      </w:r>
      <w:del w:id="722" w:author="Reza Rahbarghazi" w:date="2023-04-23T06:03:00Z">
        <w:r w:rsidRPr="005D3561" w:rsidDel="00504660">
          <w:rPr>
            <w:rFonts w:asciiTheme="minorBidi" w:hAnsiTheme="minorBidi"/>
            <w:rPrChange w:id="723" w:author="Reza Rahbarghazi" w:date="2023-04-23T06:45:00Z">
              <w:rPr/>
            </w:rPrChange>
          </w:rPr>
          <w:delText xml:space="preserve">were </w:delText>
        </w:r>
      </w:del>
      <w:ins w:id="724" w:author="Reza Rahbarghazi" w:date="2023-04-23T06:03:00Z">
        <w:r w:rsidR="00504660" w:rsidRPr="005D3561">
          <w:rPr>
            <w:rFonts w:asciiTheme="minorBidi" w:hAnsiTheme="minorBidi"/>
            <w:rPrChange w:id="725" w:author="Reza Rahbarghazi" w:date="2023-04-23T06:45:00Z">
              <w:rPr/>
            </w:rPrChange>
          </w:rPr>
          <w:t>w</w:t>
        </w:r>
        <w:r w:rsidR="00504660" w:rsidRPr="005D3561">
          <w:rPr>
            <w:rFonts w:asciiTheme="minorBidi" w:hAnsiTheme="minorBidi"/>
            <w:rPrChange w:id="726" w:author="Reza Rahbarghazi" w:date="2023-04-23T06:45:00Z">
              <w:rPr/>
            </w:rPrChange>
          </w:rPr>
          <w:t>as</w:t>
        </w:r>
        <w:r w:rsidR="00504660" w:rsidRPr="005D3561">
          <w:rPr>
            <w:rFonts w:asciiTheme="minorBidi" w:hAnsiTheme="minorBidi"/>
            <w:rPrChange w:id="727" w:author="Reza Rahbarghazi" w:date="2023-04-23T06:45:00Z">
              <w:rPr/>
            </w:rPrChange>
          </w:rPr>
          <w:t xml:space="preserve"> </w:t>
        </w:r>
      </w:ins>
      <w:r w:rsidRPr="005D3561">
        <w:rPr>
          <w:rFonts w:asciiTheme="minorBidi" w:hAnsiTheme="minorBidi"/>
          <w:rPrChange w:id="728" w:author="Reza Rahbarghazi" w:date="2023-04-23T06:45:00Z">
            <w:rPr/>
          </w:rPrChange>
        </w:rPr>
        <w:t xml:space="preserve">a clear change in inter-quantile distances, but the values still </w:t>
      </w:r>
      <w:del w:id="729" w:author="Reza Rahbarghazi" w:date="2023-04-23T06:02:00Z">
        <w:r w:rsidRPr="005D3561" w:rsidDel="00504660">
          <w:rPr>
            <w:rFonts w:asciiTheme="minorBidi" w:hAnsiTheme="minorBidi"/>
            <w:rPrChange w:id="730" w:author="Reza Rahbarghazi" w:date="2023-04-23T06:45:00Z">
              <w:rPr/>
            </w:rPrChange>
          </w:rPr>
          <w:delText xml:space="preserve">was </w:delText>
        </w:r>
      </w:del>
      <w:ins w:id="731" w:author="Reza Rahbarghazi" w:date="2023-04-23T06:02:00Z">
        <w:r w:rsidR="00504660" w:rsidRPr="005D3561">
          <w:rPr>
            <w:rFonts w:asciiTheme="minorBidi" w:hAnsiTheme="minorBidi"/>
            <w:rPrChange w:id="732" w:author="Reza Rahbarghazi" w:date="2023-04-23T06:45:00Z">
              <w:rPr/>
            </w:rPrChange>
          </w:rPr>
          <w:t>w</w:t>
        </w:r>
        <w:r w:rsidR="00504660" w:rsidRPr="005D3561">
          <w:rPr>
            <w:rFonts w:asciiTheme="minorBidi" w:hAnsiTheme="minorBidi"/>
            <w:rPrChange w:id="733" w:author="Reza Rahbarghazi" w:date="2023-04-23T06:45:00Z">
              <w:rPr/>
            </w:rPrChange>
          </w:rPr>
          <w:t>ere</w:t>
        </w:r>
        <w:r w:rsidR="00504660" w:rsidRPr="005D3561">
          <w:rPr>
            <w:rFonts w:asciiTheme="minorBidi" w:hAnsiTheme="minorBidi"/>
            <w:rPrChange w:id="734" w:author="Reza Rahbarghazi" w:date="2023-04-23T06:45:00Z">
              <w:rPr/>
            </w:rPrChange>
          </w:rPr>
          <w:t xml:space="preserve"> </w:t>
        </w:r>
      </w:ins>
      <w:r w:rsidRPr="005D3561">
        <w:rPr>
          <w:rFonts w:asciiTheme="minorBidi" w:hAnsiTheme="minorBidi"/>
          <w:rPrChange w:id="735" w:author="Reza Rahbarghazi" w:date="2023-04-23T06:45:00Z">
            <w:rPr/>
          </w:rPrChange>
        </w:rPr>
        <w:t>over 0.1.</w:t>
      </w:r>
    </w:p>
    <w:p w:rsidR="00113B1A" w:rsidRDefault="00B36E4A">
      <w:pPr>
        <w:pStyle w:val="CaptionedFigure"/>
      </w:pPr>
      <w:r>
        <w:rPr>
          <w:noProof/>
        </w:rPr>
        <w:drawing>
          <wp:inline distT="0" distB="0" distL="0" distR="0" wp14:anchorId="74C9D82B" wp14:editId="7E76DFB4">
            <wp:extent cx="5334000" cy="5208984"/>
            <wp:effectExtent l="0" t="0" r="0" b="0"/>
            <wp:docPr id="35" name="Picture" descr="Figure 3.1: PCA and RLE plot for all samples before and after fRMA."/>
            <wp:cNvGraphicFramePr/>
            <a:graphic xmlns:a="http://schemas.openxmlformats.org/drawingml/2006/main">
              <a:graphicData uri="http://schemas.openxmlformats.org/drawingml/2006/picture">
                <pic:pic xmlns:pic="http://schemas.openxmlformats.org/drawingml/2006/picture">
                  <pic:nvPicPr>
                    <pic:cNvPr id="36" name="Picture" descr="../DEG%20and%20DEM/Pics/PCA%20and%20RLE%20of%20trains.pdf"/>
                    <pic:cNvPicPr>
                      <a:picLocks noChangeAspect="1" noChangeArrowheads="1"/>
                    </pic:cNvPicPr>
                  </pic:nvPicPr>
                  <pic:blipFill>
                    <a:blip r:embed="rId7"/>
                    <a:stretch>
                      <a:fillRect/>
                    </a:stretch>
                  </pic:blipFill>
                  <pic:spPr bwMode="auto">
                    <a:xfrm>
                      <a:off x="0" y="0"/>
                      <a:ext cx="5334000" cy="5208984"/>
                    </a:xfrm>
                    <a:prstGeom prst="rect">
                      <a:avLst/>
                    </a:prstGeom>
                    <a:noFill/>
                    <a:ln w="9525">
                      <a:noFill/>
                      <a:headEnd/>
                      <a:tailEnd/>
                    </a:ln>
                  </pic:spPr>
                </pic:pic>
              </a:graphicData>
            </a:graphic>
          </wp:inline>
        </w:drawing>
      </w:r>
    </w:p>
    <w:p w:rsidR="00113B1A" w:rsidRPr="005D3561" w:rsidRDefault="00B36E4A">
      <w:pPr>
        <w:pStyle w:val="ImageCaption"/>
        <w:rPr>
          <w:rFonts w:asciiTheme="minorBidi" w:hAnsiTheme="minorBidi"/>
          <w:i w:val="0"/>
          <w:iCs/>
          <w:rPrChange w:id="736" w:author="Reza Rahbarghazi" w:date="2023-04-23T07:00:00Z">
            <w:rPr/>
          </w:rPrChange>
        </w:rPr>
      </w:pPr>
      <w:r w:rsidRPr="005D3561">
        <w:rPr>
          <w:rFonts w:asciiTheme="minorBidi" w:hAnsiTheme="minorBidi"/>
          <w:i w:val="0"/>
          <w:iCs/>
          <w:rPrChange w:id="737" w:author="Reza Rahbarghazi" w:date="2023-04-23T07:00:00Z">
            <w:rPr/>
          </w:rPrChange>
        </w:rPr>
        <w:t>Figure 3.1: PCA and RLE plot for all samples before and after fRMA.</w:t>
      </w:r>
    </w:p>
    <w:p w:rsidR="00113B1A" w:rsidRPr="005D3561" w:rsidRDefault="00B36E4A" w:rsidP="005D3561">
      <w:pPr>
        <w:pStyle w:val="Heading1"/>
        <w:numPr>
          <w:ilvl w:val="1"/>
          <w:numId w:val="2"/>
        </w:numPr>
        <w:spacing w:before="0" w:line="360" w:lineRule="auto"/>
        <w:ind w:left="720"/>
        <w:jc w:val="both"/>
        <w:rPr>
          <w:rFonts w:asciiTheme="minorBidi" w:hAnsiTheme="minorBidi" w:cstheme="minorBidi"/>
          <w:i/>
          <w:iCs/>
          <w:sz w:val="24"/>
          <w:szCs w:val="24"/>
          <w:rPrChange w:id="738" w:author="Reza Rahbarghazi" w:date="2023-04-23T07:00:00Z">
            <w:rPr/>
          </w:rPrChange>
        </w:rPr>
        <w:pPrChange w:id="739" w:author="Reza Rahbarghazi" w:date="2023-04-23T07:00:00Z">
          <w:pPr>
            <w:pStyle w:val="Heading2"/>
          </w:pPr>
        </w:pPrChange>
      </w:pPr>
      <w:bookmarkStart w:id="740" w:name="differential-expression-analysis-1"/>
      <w:bookmarkEnd w:id="664"/>
      <w:del w:id="741" w:author="Reza Rahbarghazi" w:date="2023-04-23T07:00:00Z">
        <w:r w:rsidRPr="005D3561" w:rsidDel="005D3561">
          <w:rPr>
            <w:rFonts w:asciiTheme="minorBidi" w:hAnsiTheme="minorBidi" w:cstheme="minorBidi"/>
            <w:i/>
            <w:iCs/>
            <w:sz w:val="24"/>
            <w:szCs w:val="24"/>
            <w:rPrChange w:id="742" w:author="Reza Rahbarghazi" w:date="2023-04-23T07:00:00Z">
              <w:rPr>
                <w:rStyle w:val="SectionNumber"/>
              </w:rPr>
            </w:rPrChange>
          </w:rPr>
          <w:delText>3.2</w:delText>
        </w:r>
        <w:r w:rsidRPr="005D3561" w:rsidDel="005D3561">
          <w:rPr>
            <w:rFonts w:asciiTheme="minorBidi" w:hAnsiTheme="minorBidi" w:cstheme="minorBidi"/>
            <w:i/>
            <w:iCs/>
            <w:sz w:val="24"/>
            <w:szCs w:val="24"/>
            <w:rPrChange w:id="743" w:author="Reza Rahbarghazi" w:date="2023-04-23T07:00:00Z">
              <w:rPr/>
            </w:rPrChange>
          </w:rPr>
          <w:tab/>
        </w:r>
      </w:del>
      <w:r w:rsidRPr="005D3561">
        <w:rPr>
          <w:rFonts w:asciiTheme="minorBidi" w:hAnsiTheme="minorBidi" w:cstheme="minorBidi"/>
          <w:i/>
          <w:iCs/>
          <w:sz w:val="24"/>
          <w:szCs w:val="24"/>
          <w:rPrChange w:id="744" w:author="Reza Rahbarghazi" w:date="2023-04-23T07:00:00Z">
            <w:rPr/>
          </w:rPrChange>
        </w:rPr>
        <w:t>Differential expression analysis</w:t>
      </w:r>
    </w:p>
    <w:p w:rsidR="00113B1A" w:rsidRPr="005D3561" w:rsidRDefault="00B36E4A">
      <w:pPr>
        <w:pStyle w:val="FirstParagraph"/>
        <w:rPr>
          <w:rFonts w:asciiTheme="minorBidi" w:hAnsiTheme="minorBidi"/>
          <w:rPrChange w:id="745" w:author="Reza Rahbarghazi" w:date="2023-04-23T07:01:00Z">
            <w:rPr/>
          </w:rPrChange>
        </w:rPr>
      </w:pPr>
      <w:r w:rsidRPr="005D3561">
        <w:rPr>
          <w:rFonts w:asciiTheme="minorBidi" w:hAnsiTheme="minorBidi"/>
          <w:rPrChange w:id="746" w:author="Reza Rahbarghazi" w:date="2023-04-23T07:01:00Z">
            <w:rPr/>
          </w:rPrChange>
        </w:rPr>
        <w:t>Table 3.1: Total, up-, and down-regulated DEGs and differentially expressed miRNAs.</w:t>
      </w:r>
    </w:p>
    <w:p w:rsidR="00113B1A" w:rsidRPr="005D3561" w:rsidRDefault="00B36E4A">
      <w:pPr>
        <w:pStyle w:val="BodyText"/>
        <w:rPr>
          <w:rFonts w:asciiTheme="minorBidi" w:hAnsiTheme="minorBidi"/>
          <w:rPrChange w:id="747" w:author="Reza Rahbarghazi" w:date="2023-04-23T07:01:00Z">
            <w:rPr/>
          </w:rPrChange>
        </w:rPr>
      </w:pPr>
      <w:r w:rsidRPr="005D3561">
        <w:rPr>
          <w:rFonts w:asciiTheme="minorBidi" w:hAnsiTheme="minorBidi"/>
          <w:rPrChange w:id="748" w:author="Reza Rahbarghazi" w:date="2023-04-23T07:01:00Z">
            <w:rPr/>
          </w:rPrChange>
        </w:rPr>
        <w:t>DEGs</w:t>
      </w:r>
    </w:p>
    <w:p w:rsidR="00113B1A" w:rsidRPr="005D3561" w:rsidRDefault="00B36E4A">
      <w:pPr>
        <w:pStyle w:val="BodyText"/>
        <w:rPr>
          <w:rFonts w:asciiTheme="minorBidi" w:hAnsiTheme="minorBidi"/>
          <w:rPrChange w:id="749" w:author="Reza Rahbarghazi" w:date="2023-04-23T07:01:00Z">
            <w:rPr/>
          </w:rPrChange>
        </w:rPr>
      </w:pPr>
      <w:r w:rsidRPr="005D3561">
        <w:rPr>
          <w:rFonts w:asciiTheme="minorBidi" w:hAnsiTheme="minorBidi"/>
          <w:rPrChange w:id="750" w:author="Reza Rahbarghazi" w:date="2023-04-23T07:01:00Z">
            <w:rPr/>
          </w:rPrChange>
        </w:rPr>
        <w:t>up-regulated DEGs</w:t>
      </w:r>
    </w:p>
    <w:p w:rsidR="00113B1A" w:rsidRPr="005D3561" w:rsidRDefault="00B36E4A">
      <w:pPr>
        <w:pStyle w:val="BodyText"/>
        <w:rPr>
          <w:rFonts w:asciiTheme="minorBidi" w:hAnsiTheme="minorBidi"/>
          <w:rPrChange w:id="751" w:author="Reza Rahbarghazi" w:date="2023-04-23T07:01:00Z">
            <w:rPr/>
          </w:rPrChange>
        </w:rPr>
      </w:pPr>
      <w:r w:rsidRPr="005D3561">
        <w:rPr>
          <w:rFonts w:asciiTheme="minorBidi" w:hAnsiTheme="minorBidi"/>
          <w:rPrChange w:id="752" w:author="Reza Rahbarghazi" w:date="2023-04-23T07:01:00Z">
            <w:rPr/>
          </w:rPrChange>
        </w:rPr>
        <w:t>down-regulated DEGs</w:t>
      </w:r>
    </w:p>
    <w:p w:rsidR="00113B1A" w:rsidRPr="005D3561" w:rsidRDefault="00B36E4A">
      <w:pPr>
        <w:pStyle w:val="BodyText"/>
        <w:rPr>
          <w:rFonts w:asciiTheme="minorBidi" w:hAnsiTheme="minorBidi"/>
          <w:rPrChange w:id="753" w:author="Reza Rahbarghazi" w:date="2023-04-23T07:01:00Z">
            <w:rPr/>
          </w:rPrChange>
        </w:rPr>
      </w:pPr>
      <w:r w:rsidRPr="005D3561">
        <w:rPr>
          <w:rFonts w:asciiTheme="minorBidi" w:hAnsiTheme="minorBidi"/>
          <w:rPrChange w:id="754" w:author="Reza Rahbarghazi" w:date="2023-04-23T07:01:00Z">
            <w:rPr/>
          </w:rPrChange>
        </w:rPr>
        <w:lastRenderedPageBreak/>
        <w:t>miRNAs</w:t>
      </w:r>
    </w:p>
    <w:p w:rsidR="00113B1A" w:rsidRPr="005D3561" w:rsidRDefault="00B36E4A">
      <w:pPr>
        <w:pStyle w:val="BodyText"/>
        <w:rPr>
          <w:rFonts w:asciiTheme="minorBidi" w:hAnsiTheme="minorBidi"/>
          <w:rPrChange w:id="755" w:author="Reza Rahbarghazi" w:date="2023-04-23T07:01:00Z">
            <w:rPr/>
          </w:rPrChange>
        </w:rPr>
      </w:pPr>
      <w:r w:rsidRPr="005D3561">
        <w:rPr>
          <w:rFonts w:asciiTheme="minorBidi" w:hAnsiTheme="minorBidi"/>
          <w:rPrChange w:id="756" w:author="Reza Rahbarghazi" w:date="2023-04-23T07:01:00Z">
            <w:rPr/>
          </w:rPrChange>
        </w:rPr>
        <w:t>MI vs. Healthy</w:t>
      </w:r>
    </w:p>
    <w:p w:rsidR="00113B1A" w:rsidRPr="005D3561" w:rsidRDefault="00B36E4A">
      <w:pPr>
        <w:pStyle w:val="BodyText"/>
        <w:rPr>
          <w:rFonts w:asciiTheme="minorBidi" w:hAnsiTheme="minorBidi"/>
          <w:rPrChange w:id="757" w:author="Reza Rahbarghazi" w:date="2023-04-23T07:01:00Z">
            <w:rPr/>
          </w:rPrChange>
        </w:rPr>
      </w:pPr>
      <w:r w:rsidRPr="005D3561">
        <w:rPr>
          <w:rFonts w:asciiTheme="minorBidi" w:hAnsiTheme="minorBidi"/>
          <w:rPrChange w:id="758" w:author="Reza Rahbarghazi" w:date="2023-04-23T07:01:00Z">
            <w:rPr/>
          </w:rPrChange>
        </w:rPr>
        <w:t>860</w:t>
      </w:r>
    </w:p>
    <w:p w:rsidR="00113B1A" w:rsidRPr="005D3561" w:rsidRDefault="00B36E4A">
      <w:pPr>
        <w:pStyle w:val="BodyText"/>
        <w:rPr>
          <w:rFonts w:asciiTheme="minorBidi" w:hAnsiTheme="minorBidi"/>
          <w:rPrChange w:id="759" w:author="Reza Rahbarghazi" w:date="2023-04-23T07:01:00Z">
            <w:rPr/>
          </w:rPrChange>
        </w:rPr>
      </w:pPr>
      <w:r w:rsidRPr="005D3561">
        <w:rPr>
          <w:rFonts w:asciiTheme="minorBidi" w:hAnsiTheme="minorBidi"/>
          <w:rPrChange w:id="760" w:author="Reza Rahbarghazi" w:date="2023-04-23T07:01:00Z">
            <w:rPr/>
          </w:rPrChange>
        </w:rPr>
        <w:t>323</w:t>
      </w:r>
    </w:p>
    <w:p w:rsidR="00113B1A" w:rsidRPr="005D3561" w:rsidRDefault="00B36E4A">
      <w:pPr>
        <w:pStyle w:val="BodyText"/>
        <w:rPr>
          <w:rFonts w:asciiTheme="minorBidi" w:hAnsiTheme="minorBidi"/>
          <w:rPrChange w:id="761" w:author="Reza Rahbarghazi" w:date="2023-04-23T07:01:00Z">
            <w:rPr/>
          </w:rPrChange>
        </w:rPr>
      </w:pPr>
      <w:r w:rsidRPr="005D3561">
        <w:rPr>
          <w:rFonts w:asciiTheme="minorBidi" w:hAnsiTheme="minorBidi"/>
          <w:rPrChange w:id="762" w:author="Reza Rahbarghazi" w:date="2023-04-23T07:01:00Z">
            <w:rPr/>
          </w:rPrChange>
        </w:rPr>
        <w:t>537</w:t>
      </w:r>
    </w:p>
    <w:p w:rsidR="00113B1A" w:rsidRPr="005D3561" w:rsidRDefault="00B36E4A">
      <w:pPr>
        <w:pStyle w:val="BodyText"/>
        <w:rPr>
          <w:rFonts w:asciiTheme="minorBidi" w:hAnsiTheme="minorBidi"/>
          <w:rPrChange w:id="763" w:author="Reza Rahbarghazi" w:date="2023-04-23T07:01:00Z">
            <w:rPr/>
          </w:rPrChange>
        </w:rPr>
      </w:pPr>
      <w:r w:rsidRPr="005D3561">
        <w:rPr>
          <w:rFonts w:asciiTheme="minorBidi" w:hAnsiTheme="minorBidi"/>
          <w:rPrChange w:id="764" w:author="Reza Rahbarghazi" w:date="2023-04-23T07:01:00Z">
            <w:rPr/>
          </w:rPrChange>
        </w:rPr>
        <w:t>hsa-miR-186, miR-21, miR-32</w:t>
      </w:r>
    </w:p>
    <w:p w:rsidR="00113B1A" w:rsidRPr="005D3561" w:rsidRDefault="00B36E4A">
      <w:pPr>
        <w:pStyle w:val="BodyText"/>
        <w:rPr>
          <w:rFonts w:asciiTheme="minorBidi" w:hAnsiTheme="minorBidi"/>
          <w:rPrChange w:id="765" w:author="Reza Rahbarghazi" w:date="2023-04-23T07:01:00Z">
            <w:rPr/>
          </w:rPrChange>
        </w:rPr>
      </w:pPr>
      <w:r w:rsidRPr="005D3561">
        <w:rPr>
          <w:rFonts w:asciiTheme="minorBidi" w:hAnsiTheme="minorBidi"/>
          <w:rPrChange w:id="766" w:author="Reza Rahbarghazi" w:date="2023-04-23T07:01:00Z">
            <w:rPr/>
          </w:rPrChange>
        </w:rPr>
        <w:t>CAD vs. Healthy</w:t>
      </w:r>
    </w:p>
    <w:p w:rsidR="00113B1A" w:rsidRPr="005D3561" w:rsidRDefault="00B36E4A">
      <w:pPr>
        <w:pStyle w:val="BodyText"/>
        <w:rPr>
          <w:rFonts w:asciiTheme="minorBidi" w:hAnsiTheme="minorBidi"/>
          <w:rPrChange w:id="767" w:author="Reza Rahbarghazi" w:date="2023-04-23T07:01:00Z">
            <w:rPr/>
          </w:rPrChange>
        </w:rPr>
      </w:pPr>
      <w:r w:rsidRPr="005D3561">
        <w:rPr>
          <w:rFonts w:asciiTheme="minorBidi" w:hAnsiTheme="minorBidi"/>
          <w:rPrChange w:id="768" w:author="Reza Rahbarghazi" w:date="2023-04-23T07:01:00Z">
            <w:rPr/>
          </w:rPrChange>
        </w:rPr>
        <w:t>670</w:t>
      </w:r>
    </w:p>
    <w:p w:rsidR="00113B1A" w:rsidRPr="005D3561" w:rsidRDefault="00B36E4A">
      <w:pPr>
        <w:pStyle w:val="BodyText"/>
        <w:rPr>
          <w:rFonts w:asciiTheme="minorBidi" w:hAnsiTheme="minorBidi"/>
          <w:rPrChange w:id="769" w:author="Reza Rahbarghazi" w:date="2023-04-23T07:01:00Z">
            <w:rPr/>
          </w:rPrChange>
        </w:rPr>
      </w:pPr>
      <w:r w:rsidRPr="005D3561">
        <w:rPr>
          <w:rFonts w:asciiTheme="minorBidi" w:hAnsiTheme="minorBidi"/>
          <w:rPrChange w:id="770" w:author="Reza Rahbarghazi" w:date="2023-04-23T07:01:00Z">
            <w:rPr/>
          </w:rPrChange>
        </w:rPr>
        <w:t>262</w:t>
      </w:r>
    </w:p>
    <w:p w:rsidR="00113B1A" w:rsidRPr="005D3561" w:rsidRDefault="00B36E4A">
      <w:pPr>
        <w:pStyle w:val="BodyText"/>
        <w:rPr>
          <w:rFonts w:asciiTheme="minorBidi" w:hAnsiTheme="minorBidi"/>
          <w:rPrChange w:id="771" w:author="Reza Rahbarghazi" w:date="2023-04-23T07:01:00Z">
            <w:rPr/>
          </w:rPrChange>
        </w:rPr>
      </w:pPr>
      <w:r w:rsidRPr="005D3561">
        <w:rPr>
          <w:rFonts w:asciiTheme="minorBidi" w:hAnsiTheme="minorBidi"/>
          <w:rPrChange w:id="772" w:author="Reza Rahbarghazi" w:date="2023-04-23T07:01:00Z">
            <w:rPr/>
          </w:rPrChange>
        </w:rPr>
        <w:t>408</w:t>
      </w:r>
    </w:p>
    <w:p w:rsidR="00113B1A" w:rsidRPr="005D3561" w:rsidRDefault="00B36E4A">
      <w:pPr>
        <w:pStyle w:val="BodyText"/>
        <w:rPr>
          <w:rFonts w:asciiTheme="minorBidi" w:hAnsiTheme="minorBidi"/>
          <w:rPrChange w:id="773" w:author="Reza Rahbarghazi" w:date="2023-04-23T07:01:00Z">
            <w:rPr/>
          </w:rPrChange>
        </w:rPr>
      </w:pPr>
      <w:r w:rsidRPr="005D3561">
        <w:rPr>
          <w:rFonts w:asciiTheme="minorBidi" w:hAnsiTheme="minorBidi"/>
          <w:rPrChange w:id="774" w:author="Reza Rahbarghazi" w:date="2023-04-23T07:01:00Z">
            <w:rPr/>
          </w:rPrChange>
        </w:rPr>
        <w:t>hsa-miR-186, miR-21, miR-32</w:t>
      </w:r>
    </w:p>
    <w:p w:rsidR="00113B1A" w:rsidRPr="005D3561" w:rsidRDefault="00B36E4A">
      <w:pPr>
        <w:pStyle w:val="BodyText"/>
        <w:rPr>
          <w:rFonts w:asciiTheme="minorBidi" w:hAnsiTheme="minorBidi"/>
          <w:rPrChange w:id="775" w:author="Reza Rahbarghazi" w:date="2023-04-23T07:01:00Z">
            <w:rPr/>
          </w:rPrChange>
        </w:rPr>
      </w:pPr>
      <w:r w:rsidRPr="005D3561">
        <w:rPr>
          <w:rFonts w:asciiTheme="minorBidi" w:hAnsiTheme="minorBidi"/>
          <w:rPrChange w:id="776" w:author="Reza Rahbarghazi" w:date="2023-04-23T07:01:00Z">
            <w:rPr/>
          </w:rPrChange>
        </w:rPr>
        <w:t>MI vs. CAD</w:t>
      </w:r>
    </w:p>
    <w:p w:rsidR="00113B1A" w:rsidRPr="005D3561" w:rsidRDefault="00B36E4A">
      <w:pPr>
        <w:pStyle w:val="BodyText"/>
        <w:rPr>
          <w:rFonts w:asciiTheme="minorBidi" w:hAnsiTheme="minorBidi"/>
          <w:rPrChange w:id="777" w:author="Reza Rahbarghazi" w:date="2023-04-23T07:01:00Z">
            <w:rPr/>
          </w:rPrChange>
        </w:rPr>
      </w:pPr>
      <w:r w:rsidRPr="005D3561">
        <w:rPr>
          <w:rFonts w:asciiTheme="minorBidi" w:hAnsiTheme="minorBidi"/>
          <w:rPrChange w:id="778" w:author="Reza Rahbarghazi" w:date="2023-04-23T07:01:00Z">
            <w:rPr/>
          </w:rPrChange>
        </w:rPr>
        <w:t>260</w:t>
      </w:r>
    </w:p>
    <w:p w:rsidR="00113B1A" w:rsidRPr="005D3561" w:rsidRDefault="00B36E4A">
      <w:pPr>
        <w:pStyle w:val="BodyText"/>
        <w:rPr>
          <w:rFonts w:asciiTheme="minorBidi" w:hAnsiTheme="minorBidi"/>
          <w:rPrChange w:id="779" w:author="Reza Rahbarghazi" w:date="2023-04-23T07:01:00Z">
            <w:rPr/>
          </w:rPrChange>
        </w:rPr>
      </w:pPr>
      <w:r w:rsidRPr="005D3561">
        <w:rPr>
          <w:rFonts w:asciiTheme="minorBidi" w:hAnsiTheme="minorBidi"/>
          <w:rPrChange w:id="780" w:author="Reza Rahbarghazi" w:date="2023-04-23T07:01:00Z">
            <w:rPr/>
          </w:rPrChange>
        </w:rPr>
        <w:t>144</w:t>
      </w:r>
    </w:p>
    <w:p w:rsidR="00113B1A" w:rsidRPr="005D3561" w:rsidRDefault="00B36E4A">
      <w:pPr>
        <w:pStyle w:val="BodyText"/>
        <w:rPr>
          <w:rFonts w:asciiTheme="minorBidi" w:hAnsiTheme="minorBidi"/>
          <w:rPrChange w:id="781" w:author="Reza Rahbarghazi" w:date="2023-04-23T07:01:00Z">
            <w:rPr/>
          </w:rPrChange>
        </w:rPr>
      </w:pPr>
      <w:r w:rsidRPr="005D3561">
        <w:rPr>
          <w:rFonts w:asciiTheme="minorBidi" w:hAnsiTheme="minorBidi"/>
          <w:rPrChange w:id="782" w:author="Reza Rahbarghazi" w:date="2023-04-23T07:01:00Z">
            <w:rPr/>
          </w:rPrChange>
        </w:rPr>
        <w:t>116</w:t>
      </w:r>
    </w:p>
    <w:p w:rsidR="00113B1A" w:rsidRPr="005D3561" w:rsidRDefault="00B36E4A">
      <w:pPr>
        <w:pStyle w:val="BodyText"/>
        <w:rPr>
          <w:rFonts w:asciiTheme="minorBidi" w:hAnsiTheme="minorBidi"/>
          <w:rPrChange w:id="783" w:author="Reza Rahbarghazi" w:date="2023-04-23T07:01:00Z">
            <w:rPr/>
          </w:rPrChange>
        </w:rPr>
      </w:pPr>
      <w:r w:rsidRPr="005D3561">
        <w:rPr>
          <w:rFonts w:asciiTheme="minorBidi" w:hAnsiTheme="minorBidi"/>
          <w:rPrChange w:id="784" w:author="Reza Rahbarghazi" w:date="2023-04-23T07:01:00Z">
            <w:rPr/>
          </w:rPrChange>
        </w:rPr>
        <w:t>hsa-miR-186</w:t>
      </w:r>
    </w:p>
    <w:p w:rsidR="00113B1A" w:rsidRPr="005D3561" w:rsidRDefault="00B36E4A" w:rsidP="00C6552F">
      <w:pPr>
        <w:pStyle w:val="BodyText"/>
        <w:spacing w:line="360" w:lineRule="auto"/>
        <w:jc w:val="both"/>
        <w:rPr>
          <w:rFonts w:asciiTheme="minorBidi" w:hAnsiTheme="minorBidi"/>
          <w:rPrChange w:id="785" w:author="Reza Rahbarghazi" w:date="2023-04-23T07:01:00Z">
            <w:rPr/>
          </w:rPrChange>
        </w:rPr>
        <w:pPrChange w:id="786" w:author="Reza Rahbarghazi" w:date="2023-04-23T07:26:00Z">
          <w:pPr>
            <w:pStyle w:val="BodyText"/>
          </w:pPr>
        </w:pPrChange>
      </w:pPr>
      <w:r w:rsidRPr="005D3561">
        <w:rPr>
          <w:rFonts w:asciiTheme="minorBidi" w:hAnsiTheme="minorBidi"/>
          <w:rPrChange w:id="787" w:author="Reza Rahbarghazi" w:date="2023-04-23T07:01:00Z">
            <w:rPr/>
          </w:rPrChange>
        </w:rPr>
        <w:t xml:space="preserve">According to the cutoff criterion </w:t>
      </w:r>
      <w:del w:id="788" w:author="Reza Rahbarghazi" w:date="2023-04-23T07:02:00Z">
        <w:r w:rsidRPr="005D3561" w:rsidDel="005D3561">
          <w:rPr>
            <w:rFonts w:asciiTheme="minorBidi" w:hAnsiTheme="minorBidi"/>
            <w:rPrChange w:id="789" w:author="Reza Rahbarghazi" w:date="2023-04-23T07:01:00Z">
              <w:rPr/>
            </w:rPrChange>
          </w:rPr>
          <w:delText xml:space="preserve">of </w:delText>
        </w:r>
      </w:del>
      <w:ins w:id="790" w:author="Reza Rahbarghazi" w:date="2023-04-23T07:02:00Z">
        <w:r w:rsidR="005D3561" w:rsidRPr="005D3561">
          <w:rPr>
            <w:rFonts w:asciiTheme="minorBidi" w:hAnsiTheme="minorBidi"/>
            <w:rPrChange w:id="791" w:author="Reza Rahbarghazi" w:date="2023-04-23T07:01:00Z">
              <w:rPr>
                <w:rFonts w:asciiTheme="minorBidi" w:hAnsiTheme="minorBidi"/>
              </w:rPr>
            </w:rPrChange>
          </w:rPr>
          <w:t>of</w:t>
        </w:r>
        <m:oMath>
          <m:r>
            <w:rPr>
              <w:rFonts w:ascii="Cambria Math" w:hAnsi="Cambria Math"/>
            </w:rPr>
            <m:t xml:space="preserve"> </m:t>
          </m:r>
        </m:oMath>
      </w:ins>
      <m:oMath>
        <m:r>
          <w:rPr>
            <w:rFonts w:ascii="Cambria Math" w:hAnsi="Cambria Math"/>
            <w:rPrChange w:id="792" w:author="Reza Rahbarghazi" w:date="2023-04-23T07:01:00Z">
              <w:rPr>
                <w:rFonts w:ascii="Cambria Math" w:hAnsi="Cambria Math"/>
              </w:rPr>
            </w:rPrChange>
          </w:rPr>
          <m:t>FDR</m:t>
        </m:r>
        <m:r>
          <m:rPr>
            <m:sty m:val="p"/>
          </m:rPr>
          <w:rPr>
            <w:rFonts w:ascii="Cambria Math" w:hAnsi="Cambria Math"/>
            <w:rPrChange w:id="793" w:author="Reza Rahbarghazi" w:date="2023-04-23T07:01:00Z">
              <w:rPr>
                <w:rFonts w:ascii="Cambria Math" w:hAnsi="Cambria Math"/>
              </w:rPr>
            </w:rPrChange>
          </w:rPr>
          <m:t>&lt;</m:t>
        </m:r>
        <m:r>
          <w:rPr>
            <w:rFonts w:ascii="Cambria Math" w:hAnsi="Cambria Math"/>
            <w:rPrChange w:id="794" w:author="Reza Rahbarghazi" w:date="2023-04-23T07:01:00Z">
              <w:rPr>
                <w:rFonts w:ascii="Cambria Math" w:hAnsi="Cambria Math"/>
              </w:rPr>
            </w:rPrChange>
          </w:rPr>
          <m:t>0.05</m:t>
        </m:r>
      </m:oMath>
      <w:r w:rsidRPr="005D3561">
        <w:rPr>
          <w:rFonts w:asciiTheme="minorBidi" w:hAnsiTheme="minorBidi"/>
          <w:rPrChange w:id="795" w:author="Reza Rahbarghazi" w:date="2023-04-23T07:01:00Z">
            <w:rPr/>
          </w:rPrChange>
        </w:rPr>
        <w:t xml:space="preserve">, there were </w:t>
      </w:r>
      <w:ins w:id="796" w:author="Reza Rahbarghazi" w:date="2023-04-23T07:05:00Z">
        <w:r w:rsidR="005D3561">
          <w:rPr>
            <w:rFonts w:asciiTheme="minorBidi" w:hAnsiTheme="minorBidi"/>
          </w:rPr>
          <w:t>shared</w:t>
        </w:r>
      </w:ins>
      <w:ins w:id="797" w:author="Reza Rahbarghazi" w:date="2023-04-23T07:01:00Z">
        <w:r w:rsidR="005D3561">
          <w:rPr>
            <w:rFonts w:asciiTheme="minorBidi" w:hAnsiTheme="minorBidi"/>
          </w:rPr>
          <w:t xml:space="preserve"> </w:t>
        </w:r>
      </w:ins>
      <w:r w:rsidRPr="005D3561">
        <w:rPr>
          <w:rFonts w:asciiTheme="minorBidi" w:hAnsiTheme="minorBidi"/>
          <w:rPrChange w:id="798" w:author="Reza Rahbarghazi" w:date="2023-04-23T07:01:00Z">
            <w:rPr/>
          </w:rPrChange>
        </w:rPr>
        <w:t xml:space="preserve">860 DEGs between the MI and the healthy samples. Among them, 323 were up-regulated, and 537 were down-regulated in MI compared to the healthy controls. </w:t>
      </w:r>
      <w:del w:id="799" w:author="Reza Rahbarghazi" w:date="2023-04-23T07:02:00Z">
        <w:r w:rsidRPr="005D3561" w:rsidDel="005D3561">
          <w:rPr>
            <w:rFonts w:asciiTheme="minorBidi" w:hAnsiTheme="minorBidi"/>
            <w:rPrChange w:id="800" w:author="Reza Rahbarghazi" w:date="2023-04-23T07:01:00Z">
              <w:rPr/>
            </w:rPrChange>
          </w:rPr>
          <w:delText xml:space="preserve">For </w:delText>
        </w:r>
      </w:del>
      <w:ins w:id="801" w:author="Reza Rahbarghazi" w:date="2023-04-23T07:02:00Z">
        <w:r w:rsidR="005D3561">
          <w:rPr>
            <w:rFonts w:asciiTheme="minorBidi" w:hAnsiTheme="minorBidi"/>
          </w:rPr>
          <w:t>In</w:t>
        </w:r>
        <w:r w:rsidR="005D3561" w:rsidRPr="005D3561">
          <w:rPr>
            <w:rFonts w:asciiTheme="minorBidi" w:hAnsiTheme="minorBidi"/>
            <w:rPrChange w:id="802" w:author="Reza Rahbarghazi" w:date="2023-04-23T07:01:00Z">
              <w:rPr/>
            </w:rPrChange>
          </w:rPr>
          <w:t xml:space="preserve"> </w:t>
        </w:r>
      </w:ins>
      <w:r w:rsidRPr="005D3561">
        <w:rPr>
          <w:rFonts w:asciiTheme="minorBidi" w:hAnsiTheme="minorBidi"/>
          <w:rPrChange w:id="803" w:author="Reza Rahbarghazi" w:date="2023-04-23T07:01:00Z">
            <w:rPr/>
          </w:rPrChange>
        </w:rPr>
        <w:t>CAD and healthy groups</w:t>
      </w:r>
      <w:ins w:id="804" w:author="Reza Rahbarghazi" w:date="2023-04-23T07:02:00Z">
        <w:r w:rsidR="005D3561">
          <w:rPr>
            <w:rFonts w:asciiTheme="minorBidi" w:hAnsiTheme="minorBidi"/>
          </w:rPr>
          <w:t>,</w:t>
        </w:r>
      </w:ins>
      <w:r w:rsidRPr="005D3561">
        <w:rPr>
          <w:rFonts w:asciiTheme="minorBidi" w:hAnsiTheme="minorBidi"/>
          <w:rPrChange w:id="805" w:author="Reza Rahbarghazi" w:date="2023-04-23T07:01:00Z">
            <w:rPr/>
          </w:rPrChange>
        </w:rPr>
        <w:t xml:space="preserve"> </w:t>
      </w:r>
      <w:ins w:id="806" w:author="Reza Rahbarghazi" w:date="2023-04-23T07:02:00Z">
        <w:r w:rsidR="005D3561">
          <w:rPr>
            <w:rFonts w:asciiTheme="minorBidi" w:hAnsiTheme="minorBidi"/>
          </w:rPr>
          <w:t xml:space="preserve">we found </w:t>
        </w:r>
      </w:ins>
      <w:del w:id="807" w:author="Reza Rahbarghazi" w:date="2023-04-23T07:02:00Z">
        <w:r w:rsidRPr="005D3561" w:rsidDel="005D3561">
          <w:rPr>
            <w:rFonts w:asciiTheme="minorBidi" w:hAnsiTheme="minorBidi"/>
            <w:rPrChange w:id="808" w:author="Reza Rahbarghazi" w:date="2023-04-23T07:01:00Z">
              <w:rPr/>
            </w:rPrChange>
          </w:rPr>
          <w:delText xml:space="preserve">there were </w:delText>
        </w:r>
      </w:del>
      <w:r w:rsidRPr="005D3561">
        <w:rPr>
          <w:rFonts w:asciiTheme="minorBidi" w:hAnsiTheme="minorBidi"/>
          <w:rPrChange w:id="809" w:author="Reza Rahbarghazi" w:date="2023-04-23T07:01:00Z">
            <w:rPr/>
          </w:rPrChange>
        </w:rPr>
        <w:t xml:space="preserve">670 </w:t>
      </w:r>
      <w:ins w:id="810" w:author="Reza Rahbarghazi" w:date="2023-04-23T07:05:00Z">
        <w:r w:rsidR="005D3561">
          <w:rPr>
            <w:rFonts w:asciiTheme="minorBidi" w:hAnsiTheme="minorBidi"/>
          </w:rPr>
          <w:t xml:space="preserve">shared </w:t>
        </w:r>
      </w:ins>
      <w:r w:rsidRPr="005D3561">
        <w:rPr>
          <w:rFonts w:asciiTheme="minorBidi" w:hAnsiTheme="minorBidi"/>
          <w:rPrChange w:id="811" w:author="Reza Rahbarghazi" w:date="2023-04-23T07:01:00Z">
            <w:rPr/>
          </w:rPrChange>
        </w:rPr>
        <w:t>DEGs</w:t>
      </w:r>
      <w:del w:id="812" w:author="Reza Rahbarghazi" w:date="2023-04-23T07:25:00Z">
        <w:r w:rsidRPr="005D3561" w:rsidDel="00C6552F">
          <w:rPr>
            <w:rFonts w:asciiTheme="minorBidi" w:hAnsiTheme="minorBidi"/>
            <w:rPrChange w:id="813" w:author="Reza Rahbarghazi" w:date="2023-04-23T07:01:00Z">
              <w:rPr/>
            </w:rPrChange>
          </w:rPr>
          <w:delText>,</w:delText>
        </w:r>
      </w:del>
      <w:r w:rsidRPr="005D3561">
        <w:rPr>
          <w:rFonts w:asciiTheme="minorBidi" w:hAnsiTheme="minorBidi"/>
          <w:rPrChange w:id="814" w:author="Reza Rahbarghazi" w:date="2023-04-23T07:01:00Z">
            <w:rPr/>
          </w:rPrChange>
        </w:rPr>
        <w:t xml:space="preserve"> </w:t>
      </w:r>
      <w:ins w:id="815" w:author="Reza Rahbarghazi" w:date="2023-04-23T07:02:00Z">
        <w:r w:rsidR="005D3561">
          <w:rPr>
            <w:rFonts w:asciiTheme="minorBidi" w:hAnsiTheme="minorBidi"/>
          </w:rPr>
          <w:t xml:space="preserve">and </w:t>
        </w:r>
      </w:ins>
      <w:r w:rsidRPr="005D3561">
        <w:rPr>
          <w:rFonts w:asciiTheme="minorBidi" w:hAnsiTheme="minorBidi"/>
          <w:rPrChange w:id="816" w:author="Reza Rahbarghazi" w:date="2023-04-23T07:01:00Z">
            <w:rPr/>
          </w:rPrChange>
        </w:rPr>
        <w:t>262</w:t>
      </w:r>
      <w:ins w:id="817" w:author="Reza Rahbarghazi" w:date="2023-04-23T07:03:00Z">
        <w:r w:rsidR="005D3561">
          <w:rPr>
            <w:rFonts w:asciiTheme="minorBidi" w:hAnsiTheme="minorBidi"/>
          </w:rPr>
          <w:t xml:space="preserve"> and </w:t>
        </w:r>
        <w:r w:rsidR="005D3561" w:rsidRPr="00D64843">
          <w:rPr>
            <w:rFonts w:asciiTheme="minorBidi" w:hAnsiTheme="minorBidi"/>
          </w:rPr>
          <w:t xml:space="preserve">408 </w:t>
        </w:r>
      </w:ins>
      <w:del w:id="818" w:author="Reza Rahbarghazi" w:date="2023-04-23T07:03:00Z">
        <w:r w:rsidRPr="005D3561" w:rsidDel="005D3561">
          <w:rPr>
            <w:rFonts w:asciiTheme="minorBidi" w:hAnsiTheme="minorBidi"/>
            <w:rPrChange w:id="819" w:author="Reza Rahbarghazi" w:date="2023-04-23T07:01:00Z">
              <w:rPr/>
            </w:rPrChange>
          </w:rPr>
          <w:delText xml:space="preserve"> </w:delText>
        </w:r>
      </w:del>
      <w:ins w:id="820" w:author="Reza Rahbarghazi" w:date="2023-04-23T07:03:00Z">
        <w:r w:rsidR="005D3561">
          <w:rPr>
            <w:rFonts w:asciiTheme="minorBidi" w:hAnsiTheme="minorBidi"/>
          </w:rPr>
          <w:t xml:space="preserve">DEGs </w:t>
        </w:r>
      </w:ins>
      <w:del w:id="821" w:author="Reza Rahbarghazi" w:date="2023-04-23T07:03:00Z">
        <w:r w:rsidRPr="005D3561" w:rsidDel="005D3561">
          <w:rPr>
            <w:rFonts w:asciiTheme="minorBidi" w:hAnsiTheme="minorBidi"/>
            <w:rPrChange w:id="822" w:author="Reza Rahbarghazi" w:date="2023-04-23T07:01:00Z">
              <w:rPr/>
            </w:rPrChange>
          </w:rPr>
          <w:delText xml:space="preserve">of </w:delText>
        </w:r>
      </w:del>
      <w:del w:id="823" w:author="Reza Rahbarghazi" w:date="2023-04-23T07:02:00Z">
        <w:r w:rsidRPr="005D3561" w:rsidDel="005D3561">
          <w:rPr>
            <w:rFonts w:asciiTheme="minorBidi" w:hAnsiTheme="minorBidi"/>
            <w:rPrChange w:id="824" w:author="Reza Rahbarghazi" w:date="2023-04-23T07:01:00Z">
              <w:rPr/>
            </w:rPrChange>
          </w:rPr>
          <w:delText xml:space="preserve">which </w:delText>
        </w:r>
      </w:del>
      <w:r w:rsidRPr="005D3561">
        <w:rPr>
          <w:rFonts w:asciiTheme="minorBidi" w:hAnsiTheme="minorBidi"/>
          <w:rPrChange w:id="825" w:author="Reza Rahbarghazi" w:date="2023-04-23T07:01:00Z">
            <w:rPr/>
          </w:rPrChange>
        </w:rPr>
        <w:t>were up-regulated, and</w:t>
      </w:r>
      <w:ins w:id="826" w:author="Reza Rahbarghazi" w:date="2023-04-23T07:03:00Z">
        <w:r w:rsidR="005D3561">
          <w:rPr>
            <w:rFonts w:asciiTheme="minorBidi" w:hAnsiTheme="minorBidi"/>
          </w:rPr>
          <w:t xml:space="preserve"> down-regulated</w:t>
        </w:r>
      </w:ins>
      <w:ins w:id="827" w:author="Reza Rahbarghazi" w:date="2023-04-23T07:05:00Z">
        <w:r w:rsidR="005D3561" w:rsidRPr="005D3561">
          <w:rPr>
            <w:rFonts w:asciiTheme="minorBidi" w:hAnsiTheme="minorBidi"/>
          </w:rPr>
          <w:t xml:space="preserve"> </w:t>
        </w:r>
        <w:r w:rsidR="005D3561">
          <w:rPr>
            <w:rFonts w:asciiTheme="minorBidi" w:hAnsiTheme="minorBidi"/>
          </w:rPr>
          <w:t>respectively</w:t>
        </w:r>
      </w:ins>
      <w:ins w:id="828" w:author="Reza Rahbarghazi" w:date="2023-04-23T07:03:00Z">
        <w:r w:rsidR="005D3561">
          <w:rPr>
            <w:rFonts w:asciiTheme="minorBidi" w:hAnsiTheme="minorBidi"/>
          </w:rPr>
          <w:t xml:space="preserve">, </w:t>
        </w:r>
      </w:ins>
      <w:del w:id="829" w:author="Reza Rahbarghazi" w:date="2023-04-23T07:03:00Z">
        <w:r w:rsidRPr="005D3561" w:rsidDel="005D3561">
          <w:rPr>
            <w:rFonts w:asciiTheme="minorBidi" w:hAnsiTheme="minorBidi"/>
            <w:rPrChange w:id="830" w:author="Reza Rahbarghazi" w:date="2023-04-23T07:01:00Z">
              <w:rPr/>
            </w:rPrChange>
          </w:rPr>
          <w:delText xml:space="preserve"> 408 of them were down-regulated in CAD samples </w:delText>
        </w:r>
      </w:del>
      <w:r w:rsidRPr="005D3561">
        <w:rPr>
          <w:rFonts w:asciiTheme="minorBidi" w:hAnsiTheme="minorBidi"/>
          <w:rPrChange w:id="831" w:author="Reza Rahbarghazi" w:date="2023-04-23T07:01:00Z">
            <w:rPr/>
          </w:rPrChange>
        </w:rPr>
        <w:t xml:space="preserve">in comparison with healthy samples. </w:t>
      </w:r>
      <w:del w:id="832" w:author="Reza Rahbarghazi" w:date="2023-04-23T07:03:00Z">
        <w:r w:rsidRPr="005D3561" w:rsidDel="005D3561">
          <w:rPr>
            <w:rFonts w:asciiTheme="minorBidi" w:hAnsiTheme="minorBidi"/>
            <w:rPrChange w:id="833" w:author="Reza Rahbarghazi" w:date="2023-04-23T07:01:00Z">
              <w:rPr/>
            </w:rPrChange>
          </w:rPr>
          <w:delText xml:space="preserve">For </w:delText>
        </w:r>
      </w:del>
      <w:ins w:id="834" w:author="Reza Rahbarghazi" w:date="2023-04-23T07:03:00Z">
        <w:r w:rsidR="005D3561">
          <w:rPr>
            <w:rFonts w:asciiTheme="minorBidi" w:hAnsiTheme="minorBidi"/>
          </w:rPr>
          <w:t xml:space="preserve">In </w:t>
        </w:r>
      </w:ins>
      <w:r w:rsidRPr="005D3561">
        <w:rPr>
          <w:rFonts w:asciiTheme="minorBidi" w:hAnsiTheme="minorBidi"/>
          <w:rPrChange w:id="835" w:author="Reza Rahbarghazi" w:date="2023-04-23T07:01:00Z">
            <w:rPr/>
          </w:rPrChange>
        </w:rPr>
        <w:t>the MI and CAD group</w:t>
      </w:r>
      <w:ins w:id="836" w:author="Reza Rahbarghazi" w:date="2023-04-23T07:03:00Z">
        <w:r w:rsidR="005D3561">
          <w:rPr>
            <w:rFonts w:asciiTheme="minorBidi" w:hAnsiTheme="minorBidi"/>
          </w:rPr>
          <w:t>s,</w:t>
        </w:r>
      </w:ins>
      <w:r w:rsidRPr="005D3561">
        <w:rPr>
          <w:rFonts w:asciiTheme="minorBidi" w:hAnsiTheme="minorBidi"/>
          <w:rPrChange w:id="837" w:author="Reza Rahbarghazi" w:date="2023-04-23T07:01:00Z">
            <w:rPr/>
          </w:rPrChange>
        </w:rPr>
        <w:t xml:space="preserve"> the number of </w:t>
      </w:r>
      <w:ins w:id="838" w:author="Reza Rahbarghazi" w:date="2023-04-23T07:05:00Z">
        <w:r w:rsidR="005D3561">
          <w:rPr>
            <w:rFonts w:asciiTheme="minorBidi" w:hAnsiTheme="minorBidi"/>
          </w:rPr>
          <w:t>shared</w:t>
        </w:r>
      </w:ins>
      <w:ins w:id="839" w:author="Reza Rahbarghazi" w:date="2023-04-23T07:04:00Z">
        <w:r w:rsidR="005D3561">
          <w:rPr>
            <w:rFonts w:asciiTheme="minorBidi" w:hAnsiTheme="minorBidi"/>
          </w:rPr>
          <w:t xml:space="preserve"> </w:t>
        </w:r>
      </w:ins>
      <w:r w:rsidRPr="005D3561">
        <w:rPr>
          <w:rFonts w:asciiTheme="minorBidi" w:hAnsiTheme="minorBidi"/>
          <w:rPrChange w:id="840" w:author="Reza Rahbarghazi" w:date="2023-04-23T07:01:00Z">
            <w:rPr/>
          </w:rPrChange>
        </w:rPr>
        <w:t xml:space="preserve">DEGs </w:t>
      </w:r>
      <w:del w:id="841" w:author="Reza Rahbarghazi" w:date="2023-04-23T07:04:00Z">
        <w:r w:rsidRPr="005D3561" w:rsidDel="005D3561">
          <w:rPr>
            <w:rFonts w:asciiTheme="minorBidi" w:hAnsiTheme="minorBidi"/>
            <w:rPrChange w:id="842" w:author="Reza Rahbarghazi" w:date="2023-04-23T07:01:00Z">
              <w:rPr/>
            </w:rPrChange>
          </w:rPr>
          <w:delText xml:space="preserve">was </w:delText>
        </w:r>
      </w:del>
      <w:ins w:id="843" w:author="Reza Rahbarghazi" w:date="2023-04-23T07:04:00Z">
        <w:r w:rsidR="005D3561">
          <w:rPr>
            <w:rFonts w:asciiTheme="minorBidi" w:hAnsiTheme="minorBidi"/>
          </w:rPr>
          <w:t xml:space="preserve">was </w:t>
        </w:r>
      </w:ins>
      <w:r w:rsidRPr="005D3561">
        <w:rPr>
          <w:rFonts w:asciiTheme="minorBidi" w:hAnsiTheme="minorBidi"/>
          <w:rPrChange w:id="844" w:author="Reza Rahbarghazi" w:date="2023-04-23T07:01:00Z">
            <w:rPr/>
          </w:rPrChange>
        </w:rPr>
        <w:t xml:space="preserve">260, and the number of up- and down-regulated genes in MI samples </w:t>
      </w:r>
      <w:del w:id="845" w:author="Reza Rahbarghazi" w:date="2023-04-23T07:04:00Z">
        <w:r w:rsidRPr="005D3561" w:rsidDel="005D3561">
          <w:rPr>
            <w:rFonts w:asciiTheme="minorBidi" w:hAnsiTheme="minorBidi"/>
            <w:rPrChange w:id="846" w:author="Reza Rahbarghazi" w:date="2023-04-23T07:01:00Z">
              <w:rPr/>
            </w:rPrChange>
          </w:rPr>
          <w:delText xml:space="preserve">in comparison with CAD samples </w:delText>
        </w:r>
      </w:del>
      <w:r w:rsidRPr="005D3561">
        <w:rPr>
          <w:rFonts w:asciiTheme="minorBidi" w:hAnsiTheme="minorBidi"/>
          <w:rPrChange w:id="847" w:author="Reza Rahbarghazi" w:date="2023-04-23T07:01:00Z">
            <w:rPr/>
          </w:rPrChange>
        </w:rPr>
        <w:t>were 144 and 116, respectively</w:t>
      </w:r>
      <w:ins w:id="848" w:author="Reza Rahbarghazi" w:date="2023-04-23T07:04:00Z">
        <w:r w:rsidR="005D3561" w:rsidRPr="005D3561">
          <w:rPr>
            <w:rFonts w:asciiTheme="minorBidi" w:hAnsiTheme="minorBidi"/>
          </w:rPr>
          <w:t xml:space="preserve"> </w:t>
        </w:r>
        <w:r w:rsidR="005D3561" w:rsidRPr="0093741D">
          <w:rPr>
            <w:rFonts w:asciiTheme="minorBidi" w:hAnsiTheme="minorBidi"/>
          </w:rPr>
          <w:t>in comparison with CAD samples</w:t>
        </w:r>
      </w:ins>
      <w:r w:rsidRPr="005D3561">
        <w:rPr>
          <w:rFonts w:asciiTheme="minorBidi" w:hAnsiTheme="minorBidi"/>
          <w:rPrChange w:id="849" w:author="Reza Rahbarghazi" w:date="2023-04-23T07:01:00Z">
            <w:rPr/>
          </w:rPrChange>
        </w:rPr>
        <w:t xml:space="preserve">. </w:t>
      </w:r>
      <w:del w:id="850" w:author="Reza Rahbarghazi" w:date="2023-04-23T07:26:00Z">
        <w:r w:rsidRPr="005D3561" w:rsidDel="00C6552F">
          <w:rPr>
            <w:rFonts w:asciiTheme="minorBidi" w:hAnsiTheme="minorBidi"/>
            <w:rPrChange w:id="851" w:author="Reza Rahbarghazi" w:date="2023-04-23T07:01:00Z">
              <w:rPr/>
            </w:rPrChange>
          </w:rPr>
          <w:delText>All of t</w:delText>
        </w:r>
      </w:del>
      <w:ins w:id="852" w:author="Reza Rahbarghazi" w:date="2023-04-23T07:26:00Z">
        <w:r w:rsidR="00C6552F">
          <w:rPr>
            <w:rFonts w:asciiTheme="minorBidi" w:hAnsiTheme="minorBidi"/>
          </w:rPr>
          <w:t>T</w:t>
        </w:r>
      </w:ins>
      <w:r w:rsidRPr="005D3561">
        <w:rPr>
          <w:rFonts w:asciiTheme="minorBidi" w:hAnsiTheme="minorBidi"/>
          <w:rPrChange w:id="853" w:author="Reza Rahbarghazi" w:date="2023-04-23T07:01:00Z">
            <w:rPr/>
          </w:rPrChange>
        </w:rPr>
        <w:t xml:space="preserve">hese data </w:t>
      </w:r>
      <w:del w:id="854" w:author="Reza Rahbarghazi" w:date="2023-04-23T07:26:00Z">
        <w:r w:rsidRPr="005D3561" w:rsidDel="00C6552F">
          <w:rPr>
            <w:rFonts w:asciiTheme="minorBidi" w:hAnsiTheme="minorBidi"/>
            <w:rPrChange w:id="855" w:author="Reza Rahbarghazi" w:date="2023-04-23T07:01:00Z">
              <w:rPr/>
            </w:rPrChange>
          </w:rPr>
          <w:delText xml:space="preserve">is </w:delText>
        </w:r>
      </w:del>
      <w:ins w:id="856" w:author="Reza Rahbarghazi" w:date="2023-04-23T07:26:00Z">
        <w:r w:rsidR="00C6552F">
          <w:rPr>
            <w:rFonts w:asciiTheme="minorBidi" w:hAnsiTheme="minorBidi"/>
          </w:rPr>
          <w:t>are</w:t>
        </w:r>
        <w:r w:rsidR="00C6552F" w:rsidRPr="005D3561">
          <w:rPr>
            <w:rFonts w:asciiTheme="minorBidi" w:hAnsiTheme="minorBidi"/>
            <w:rPrChange w:id="857" w:author="Reza Rahbarghazi" w:date="2023-04-23T07:01:00Z">
              <w:rPr/>
            </w:rPrChange>
          </w:rPr>
          <w:t xml:space="preserve"> </w:t>
        </w:r>
      </w:ins>
      <w:r w:rsidRPr="005D3561">
        <w:rPr>
          <w:rFonts w:asciiTheme="minorBidi" w:hAnsiTheme="minorBidi"/>
          <w:rPrChange w:id="858" w:author="Reza Rahbarghazi" w:date="2023-04-23T07:01:00Z">
            <w:rPr/>
          </w:rPrChange>
        </w:rPr>
        <w:t xml:space="preserve">summarized in </w:t>
      </w:r>
      <w:r w:rsidRPr="005D3561">
        <w:rPr>
          <w:rFonts w:asciiTheme="minorBidi" w:hAnsiTheme="minorBidi"/>
          <w:b/>
          <w:bCs/>
          <w:rPrChange w:id="859" w:author="Reza Rahbarghazi" w:date="2023-04-23T07:04:00Z">
            <w:rPr/>
          </w:rPrChange>
        </w:rPr>
        <w:t>Table 3.1</w:t>
      </w:r>
      <w:r w:rsidRPr="005D3561">
        <w:rPr>
          <w:rFonts w:asciiTheme="minorBidi" w:hAnsiTheme="minorBidi"/>
          <w:rPrChange w:id="860" w:author="Reza Rahbarghazi" w:date="2023-04-23T07:01:00Z">
            <w:rPr/>
          </w:rPrChange>
        </w:rPr>
        <w:t>.</w:t>
      </w:r>
    </w:p>
    <w:p w:rsidR="00113B1A" w:rsidRDefault="00B36E4A">
      <w:pPr>
        <w:pStyle w:val="CaptionedFigure"/>
      </w:pPr>
      <w:r>
        <w:rPr>
          <w:noProof/>
        </w:rPr>
        <w:lastRenderedPageBreak/>
        <w:drawing>
          <wp:inline distT="0" distB="0" distL="0" distR="0" wp14:anchorId="317106C9" wp14:editId="581E1360">
            <wp:extent cx="5334000" cy="6150216"/>
            <wp:effectExtent l="0" t="0" r="0" b="0"/>
            <wp:docPr id="39" name="Picture" descr="Figure 3.2: Venn diagram for DEGs in CAD/Healthy, MI/Healthy, and MI/CAD comparissons."/>
            <wp:cNvGraphicFramePr/>
            <a:graphic xmlns:a="http://schemas.openxmlformats.org/drawingml/2006/main">
              <a:graphicData uri="http://schemas.openxmlformats.org/drawingml/2006/picture">
                <pic:pic xmlns:pic="http://schemas.openxmlformats.org/drawingml/2006/picture">
                  <pic:nvPicPr>
                    <pic:cNvPr id="40" name="Picture" descr="../DEG%20and%20DEM/Pics/venny.png"/>
                    <pic:cNvPicPr>
                      <a:picLocks noChangeAspect="1" noChangeArrowheads="1"/>
                    </pic:cNvPicPr>
                  </pic:nvPicPr>
                  <pic:blipFill>
                    <a:blip r:embed="rId8"/>
                    <a:stretch>
                      <a:fillRect/>
                    </a:stretch>
                  </pic:blipFill>
                  <pic:spPr bwMode="auto">
                    <a:xfrm>
                      <a:off x="0" y="0"/>
                      <a:ext cx="5334000" cy="6150216"/>
                    </a:xfrm>
                    <a:prstGeom prst="rect">
                      <a:avLst/>
                    </a:prstGeom>
                    <a:noFill/>
                    <a:ln w="9525">
                      <a:noFill/>
                      <a:headEnd/>
                      <a:tailEnd/>
                    </a:ln>
                  </pic:spPr>
                </pic:pic>
              </a:graphicData>
            </a:graphic>
          </wp:inline>
        </w:drawing>
      </w:r>
    </w:p>
    <w:p w:rsidR="00113B1A" w:rsidRPr="005D3561" w:rsidRDefault="00B36E4A" w:rsidP="00C6552F">
      <w:pPr>
        <w:pStyle w:val="ImageCaption"/>
        <w:spacing w:line="360" w:lineRule="auto"/>
        <w:jc w:val="both"/>
        <w:rPr>
          <w:rFonts w:asciiTheme="minorBidi" w:hAnsiTheme="minorBidi"/>
          <w:i w:val="0"/>
          <w:iCs/>
          <w:rPrChange w:id="861" w:author="Reza Rahbarghazi" w:date="2023-04-23T07:04:00Z">
            <w:rPr/>
          </w:rPrChange>
        </w:rPr>
        <w:pPrChange w:id="862" w:author="Reza Rahbarghazi" w:date="2023-04-23T07:26:00Z">
          <w:pPr>
            <w:pStyle w:val="ImageCaption"/>
          </w:pPr>
        </w:pPrChange>
      </w:pPr>
      <w:r w:rsidRPr="005D3561">
        <w:rPr>
          <w:rFonts w:asciiTheme="minorBidi" w:hAnsiTheme="minorBidi"/>
          <w:i w:val="0"/>
          <w:iCs/>
          <w:rPrChange w:id="863" w:author="Reza Rahbarghazi" w:date="2023-04-23T07:04:00Z">
            <w:rPr/>
          </w:rPrChange>
        </w:rPr>
        <w:t xml:space="preserve">Figure 3.2: Venn diagram for DEGs in CAD/Healthy, MI/Healthy, and MI/CAD </w:t>
      </w:r>
      <w:del w:id="864" w:author="Reza Rahbarghazi" w:date="2023-04-23T07:26:00Z">
        <w:r w:rsidRPr="005D3561" w:rsidDel="00C6552F">
          <w:rPr>
            <w:rFonts w:asciiTheme="minorBidi" w:hAnsiTheme="minorBidi"/>
            <w:i w:val="0"/>
            <w:iCs/>
            <w:rPrChange w:id="865" w:author="Reza Rahbarghazi" w:date="2023-04-23T07:04:00Z">
              <w:rPr/>
            </w:rPrChange>
          </w:rPr>
          <w:delText>comparissons</w:delText>
        </w:r>
      </w:del>
      <w:ins w:id="866" w:author="Reza Rahbarghazi" w:date="2023-04-23T07:26:00Z">
        <w:r w:rsidR="00C6552F" w:rsidRPr="005D3561">
          <w:rPr>
            <w:rFonts w:asciiTheme="minorBidi" w:hAnsiTheme="minorBidi"/>
            <w:i w:val="0"/>
            <w:iCs/>
            <w:rPrChange w:id="867" w:author="Reza Rahbarghazi" w:date="2023-04-23T07:04:00Z">
              <w:rPr/>
            </w:rPrChange>
          </w:rPr>
          <w:t>comparis</w:t>
        </w:r>
        <w:r w:rsidR="00C6552F">
          <w:rPr>
            <w:rFonts w:asciiTheme="minorBidi" w:hAnsiTheme="minorBidi"/>
            <w:i w:val="0"/>
            <w:iCs/>
          </w:rPr>
          <w:t>on</w:t>
        </w:r>
      </w:ins>
      <w:r w:rsidRPr="005D3561">
        <w:rPr>
          <w:rFonts w:asciiTheme="minorBidi" w:hAnsiTheme="minorBidi"/>
          <w:i w:val="0"/>
          <w:iCs/>
          <w:rPrChange w:id="868" w:author="Reza Rahbarghazi" w:date="2023-04-23T07:04:00Z">
            <w:rPr/>
          </w:rPrChange>
        </w:rPr>
        <w:t>.</w:t>
      </w:r>
    </w:p>
    <w:p w:rsidR="00113B1A" w:rsidRPr="005D3561" w:rsidRDefault="00B36E4A" w:rsidP="00C6552F">
      <w:pPr>
        <w:pStyle w:val="BodyText"/>
        <w:spacing w:line="360" w:lineRule="auto"/>
        <w:jc w:val="both"/>
        <w:rPr>
          <w:rFonts w:asciiTheme="minorBidi" w:hAnsiTheme="minorBidi"/>
          <w:rPrChange w:id="869" w:author="Reza Rahbarghazi" w:date="2023-04-23T07:04:00Z">
            <w:rPr/>
          </w:rPrChange>
        </w:rPr>
        <w:pPrChange w:id="870" w:author="Reza Rahbarghazi" w:date="2023-04-23T07:26:00Z">
          <w:pPr>
            <w:pStyle w:val="BodyText"/>
          </w:pPr>
        </w:pPrChange>
      </w:pPr>
      <w:r w:rsidRPr="005D3561">
        <w:rPr>
          <w:rFonts w:asciiTheme="minorBidi" w:hAnsiTheme="minorBidi"/>
          <w:rPrChange w:id="871" w:author="Reza Rahbarghazi" w:date="2023-04-23T07:04:00Z">
            <w:rPr/>
          </w:rPrChange>
        </w:rPr>
        <w:t>The Venn diagram in Fig</w:t>
      </w:r>
      <w:ins w:id="872" w:author="Reza Rahbarghazi" w:date="2023-04-23T07:05:00Z">
        <w:r w:rsidR="005D3561">
          <w:rPr>
            <w:rFonts w:asciiTheme="minorBidi" w:hAnsiTheme="minorBidi"/>
          </w:rPr>
          <w:t xml:space="preserve">ure </w:t>
        </w:r>
      </w:ins>
      <w:r w:rsidRPr="005D3561">
        <w:rPr>
          <w:rFonts w:asciiTheme="minorBidi" w:hAnsiTheme="minorBidi"/>
          <w:rPrChange w:id="873" w:author="Reza Rahbarghazi" w:date="2023-04-23T07:04:00Z">
            <w:rPr/>
          </w:rPrChange>
        </w:rPr>
        <w:t>3.2 shows that CAD and MI samples share a majority of their DEGs. From 860 DEGs of MI/healthy and 670 DEGs of CAD/healthy, 531 genes were common which is 62% of MI/healthy DEGs and 79% of CAD/healthy DEGs.</w:t>
      </w:r>
    </w:p>
    <w:p w:rsidR="00113B1A" w:rsidRPr="005D3561" w:rsidRDefault="00B36E4A" w:rsidP="005D3561">
      <w:pPr>
        <w:pStyle w:val="Heading1"/>
        <w:numPr>
          <w:ilvl w:val="1"/>
          <w:numId w:val="2"/>
        </w:numPr>
        <w:spacing w:before="0" w:line="360" w:lineRule="auto"/>
        <w:ind w:left="720"/>
        <w:jc w:val="both"/>
        <w:rPr>
          <w:rFonts w:asciiTheme="minorBidi" w:hAnsiTheme="minorBidi" w:cstheme="minorBidi"/>
          <w:i/>
          <w:iCs/>
          <w:sz w:val="24"/>
          <w:szCs w:val="24"/>
          <w:rPrChange w:id="874" w:author="Reza Rahbarghazi" w:date="2023-04-23T07:06:00Z">
            <w:rPr/>
          </w:rPrChange>
        </w:rPr>
        <w:pPrChange w:id="875" w:author="Reza Rahbarghazi" w:date="2023-04-23T07:06:00Z">
          <w:pPr>
            <w:pStyle w:val="Heading2"/>
          </w:pPr>
        </w:pPrChange>
      </w:pPr>
      <w:bookmarkStart w:id="876" w:name="Xdd62551cab41522e794b70855e54813ff166f9a"/>
      <w:bookmarkEnd w:id="740"/>
      <w:del w:id="877" w:author="Reza Rahbarghazi" w:date="2023-04-23T07:06:00Z">
        <w:r w:rsidRPr="005D3561" w:rsidDel="005D3561">
          <w:rPr>
            <w:rFonts w:asciiTheme="minorBidi" w:hAnsiTheme="minorBidi" w:cstheme="minorBidi"/>
            <w:i/>
            <w:iCs/>
            <w:sz w:val="24"/>
            <w:szCs w:val="24"/>
            <w:rPrChange w:id="878" w:author="Reza Rahbarghazi" w:date="2023-04-23T07:06:00Z">
              <w:rPr>
                <w:rStyle w:val="SectionNumber"/>
              </w:rPr>
            </w:rPrChange>
          </w:rPr>
          <w:lastRenderedPageBreak/>
          <w:delText>3.3</w:delText>
        </w:r>
        <w:r w:rsidRPr="005D3561" w:rsidDel="005D3561">
          <w:rPr>
            <w:rFonts w:asciiTheme="minorBidi" w:hAnsiTheme="minorBidi" w:cstheme="minorBidi"/>
            <w:i/>
            <w:iCs/>
            <w:sz w:val="24"/>
            <w:szCs w:val="24"/>
            <w:rPrChange w:id="879" w:author="Reza Rahbarghazi" w:date="2023-04-23T07:06:00Z">
              <w:rPr/>
            </w:rPrChange>
          </w:rPr>
          <w:tab/>
        </w:r>
      </w:del>
      <w:r w:rsidRPr="005D3561">
        <w:rPr>
          <w:rFonts w:asciiTheme="minorBidi" w:hAnsiTheme="minorBidi" w:cstheme="minorBidi"/>
          <w:i/>
          <w:iCs/>
          <w:sz w:val="24"/>
          <w:szCs w:val="24"/>
          <w:rPrChange w:id="880" w:author="Reza Rahbarghazi" w:date="2023-04-23T07:06:00Z">
            <w:rPr/>
          </w:rPrChange>
        </w:rPr>
        <w:t>Gene ontology (GO) and Kyoto Encyclopedia of Genes and Genomes (KEGG) enrichment analyses of the DEGs</w:t>
      </w:r>
      <w:del w:id="881" w:author="Reza Rahbarghazi" w:date="2023-04-23T07:06:00Z">
        <w:r w:rsidRPr="005D3561" w:rsidDel="005D3561">
          <w:rPr>
            <w:rFonts w:asciiTheme="minorBidi" w:hAnsiTheme="minorBidi" w:cstheme="minorBidi"/>
            <w:i/>
            <w:iCs/>
            <w:sz w:val="24"/>
            <w:szCs w:val="24"/>
            <w:rPrChange w:id="882" w:author="Reza Rahbarghazi" w:date="2023-04-23T07:06:00Z">
              <w:rPr/>
            </w:rPrChange>
          </w:rPr>
          <w:delText>.</w:delText>
        </w:r>
      </w:del>
    </w:p>
    <w:p w:rsidR="00113B1A" w:rsidRPr="005D3561" w:rsidDel="005D3561" w:rsidRDefault="00B36E4A" w:rsidP="005D3561">
      <w:pPr>
        <w:pStyle w:val="FirstParagraph"/>
        <w:spacing w:line="360" w:lineRule="auto"/>
        <w:jc w:val="both"/>
        <w:rPr>
          <w:del w:id="883" w:author="Reza Rahbarghazi" w:date="2023-04-23T07:07:00Z"/>
          <w:rFonts w:asciiTheme="minorBidi" w:hAnsiTheme="minorBidi"/>
          <w:rPrChange w:id="884" w:author="Reza Rahbarghazi" w:date="2023-04-23T07:07:00Z">
            <w:rPr>
              <w:del w:id="885" w:author="Reza Rahbarghazi" w:date="2023-04-23T07:07:00Z"/>
            </w:rPr>
          </w:rPrChange>
        </w:rPr>
        <w:pPrChange w:id="886" w:author="Reza Rahbarghazi" w:date="2023-04-23T07:07:00Z">
          <w:pPr>
            <w:pStyle w:val="FirstParagraph"/>
          </w:pPr>
        </w:pPrChange>
      </w:pPr>
      <w:r w:rsidRPr="005D3561">
        <w:rPr>
          <w:rFonts w:asciiTheme="minorBidi" w:hAnsiTheme="minorBidi"/>
          <w:rPrChange w:id="887" w:author="Reza Rahbarghazi" w:date="2023-04-23T07:07:00Z">
            <w:rPr/>
          </w:rPrChange>
        </w:rPr>
        <w:t>To explore the biological classification of the DEGs, we performed GO and KEGG</w:t>
      </w:r>
      <w:del w:id="888" w:author="Reza Rahbarghazi" w:date="2023-04-23T07:07:00Z">
        <w:r w:rsidRPr="005D3561" w:rsidDel="005D3561">
          <w:rPr>
            <w:rFonts w:asciiTheme="minorBidi" w:hAnsiTheme="minorBidi"/>
            <w:rPrChange w:id="889" w:author="Reza Rahbarghazi" w:date="2023-04-23T07:07:00Z">
              <w:rPr/>
            </w:rPrChange>
          </w:rPr>
          <w:delText xml:space="preserve"> </w:delText>
        </w:r>
      </w:del>
      <w:ins w:id="890" w:author="Reza Rahbarghazi" w:date="2023-04-23T07:07:00Z">
        <w:r w:rsidR="005D3561">
          <w:rPr>
            <w:rFonts w:asciiTheme="minorBidi" w:hAnsiTheme="minorBidi"/>
          </w:rPr>
          <w:t xml:space="preserve"> </w:t>
        </w:r>
      </w:ins>
      <w:r w:rsidRPr="005D3561">
        <w:rPr>
          <w:rFonts w:asciiTheme="minorBidi" w:hAnsiTheme="minorBidi"/>
          <w:rPrChange w:id="891" w:author="Reza Rahbarghazi" w:date="2023-04-23T07:07:00Z">
            <w:rPr/>
          </w:rPrChange>
        </w:rPr>
        <w:t>pathway enrichment analyses on MI-healthy and CAD-healthy DEGs.</w:t>
      </w:r>
      <w:ins w:id="892" w:author="Reza Rahbarghazi" w:date="2023-04-23T07:07:00Z">
        <w:r w:rsidR="005D3561">
          <w:rPr>
            <w:rFonts w:asciiTheme="minorBidi" w:hAnsiTheme="minorBidi"/>
          </w:rPr>
          <w:t xml:space="preserve"> </w:t>
        </w:r>
      </w:ins>
    </w:p>
    <w:p w:rsidR="00113B1A" w:rsidRPr="005D3561" w:rsidRDefault="00B36E4A" w:rsidP="005D3561">
      <w:pPr>
        <w:pStyle w:val="FirstParagraph"/>
        <w:spacing w:line="360" w:lineRule="auto"/>
        <w:jc w:val="both"/>
        <w:rPr>
          <w:rFonts w:asciiTheme="minorBidi" w:hAnsiTheme="minorBidi"/>
          <w:rPrChange w:id="893" w:author="Reza Rahbarghazi" w:date="2023-04-23T07:06:00Z">
            <w:rPr/>
          </w:rPrChange>
        </w:rPr>
        <w:pPrChange w:id="894" w:author="Reza Rahbarghazi" w:date="2023-04-23T07:07:00Z">
          <w:pPr>
            <w:pStyle w:val="BodyText"/>
          </w:pPr>
        </w:pPrChange>
      </w:pPr>
      <w:del w:id="895" w:author="Reza Rahbarghazi" w:date="2023-04-23T07:07:00Z">
        <w:r w:rsidRPr="005D3561" w:rsidDel="005D3561">
          <w:rPr>
            <w:rFonts w:asciiTheme="minorBidi" w:hAnsiTheme="minorBidi"/>
            <w:rPrChange w:id="896" w:author="Reza Rahbarghazi" w:date="2023-04-23T07:06:00Z">
              <w:rPr/>
            </w:rPrChange>
          </w:rPr>
          <w:delText xml:space="preserve">For </w:delText>
        </w:r>
      </w:del>
      <w:ins w:id="897" w:author="Reza Rahbarghazi" w:date="2023-04-23T07:07:00Z">
        <w:r w:rsidR="005D3561">
          <w:rPr>
            <w:rFonts w:asciiTheme="minorBidi" w:hAnsiTheme="minorBidi"/>
          </w:rPr>
          <w:t xml:space="preserve">In </w:t>
        </w:r>
      </w:ins>
      <w:r w:rsidRPr="005D3561">
        <w:rPr>
          <w:rFonts w:asciiTheme="minorBidi" w:hAnsiTheme="minorBidi"/>
          <w:rPrChange w:id="898" w:author="Reza Rahbarghazi" w:date="2023-04-23T07:06:00Z">
            <w:rPr/>
          </w:rPrChange>
        </w:rPr>
        <w:t>MI versus healthy samples, GO enrichment analysis in the BP category</w:t>
      </w:r>
      <w:del w:id="899" w:author="Reza Rahbarghazi" w:date="2023-04-23T07:07:00Z">
        <w:r w:rsidRPr="005D3561" w:rsidDel="005D3561">
          <w:rPr>
            <w:rFonts w:asciiTheme="minorBidi" w:hAnsiTheme="minorBidi"/>
            <w:rPrChange w:id="900" w:author="Reza Rahbarghazi" w:date="2023-04-23T07:06:00Z">
              <w:rPr/>
            </w:rPrChange>
          </w:rPr>
          <w:delText>,</w:delText>
        </w:r>
      </w:del>
      <w:r w:rsidRPr="005D3561">
        <w:rPr>
          <w:rFonts w:asciiTheme="minorBidi" w:hAnsiTheme="minorBidi"/>
          <w:rPrChange w:id="901" w:author="Reza Rahbarghazi" w:date="2023-04-23T07:06:00Z">
            <w:rPr/>
          </w:rPrChange>
        </w:rPr>
        <w:t xml:space="preserve"> suggested that the DEGs were enriched in “immune response-regulating signaling pathway”, “lymphocyte differentiation”, “immune response-regulating cell surface receptor signaling pathway”, and “leukocyte activation involved in immune response” (Fig</w:t>
      </w:r>
      <w:ins w:id="902" w:author="Reza Rahbarghazi" w:date="2023-04-23T07:07:00Z">
        <w:r w:rsidR="005D3561">
          <w:rPr>
            <w:rFonts w:asciiTheme="minorBidi" w:hAnsiTheme="minorBidi"/>
          </w:rPr>
          <w:t xml:space="preserve">ure </w:t>
        </w:r>
      </w:ins>
      <w:r w:rsidRPr="005D3561">
        <w:rPr>
          <w:rFonts w:asciiTheme="minorBidi" w:hAnsiTheme="minorBidi"/>
          <w:rPrChange w:id="903" w:author="Reza Rahbarghazi" w:date="2023-04-23T07:06:00Z">
            <w:rPr/>
          </w:rPrChange>
        </w:rPr>
        <w:t>3.3A). In the CC category</w:t>
      </w:r>
      <w:ins w:id="904" w:author="Reza Rahbarghazi" w:date="2023-04-23T07:07:00Z">
        <w:r w:rsidR="005D3561">
          <w:rPr>
            <w:rFonts w:asciiTheme="minorBidi" w:hAnsiTheme="minorBidi"/>
          </w:rPr>
          <w:t>,</w:t>
        </w:r>
      </w:ins>
      <w:r w:rsidRPr="005D3561">
        <w:rPr>
          <w:rFonts w:asciiTheme="minorBidi" w:hAnsiTheme="minorBidi"/>
          <w:rPrChange w:id="905" w:author="Reza Rahbarghazi" w:date="2023-04-23T07:06:00Z">
            <w:rPr/>
          </w:rPrChange>
        </w:rPr>
        <w:t xml:space="preserve"> the DEGs were enriched in “secretory granule membrane”, “azurophil granule”, “ficolin-1-rich granule”, “tertiary granule”, and “ficolin-1-rich granule membrane” (Fig</w:t>
      </w:r>
      <w:ins w:id="906" w:author="Reza Rahbarghazi" w:date="2023-04-23T07:08:00Z">
        <w:r w:rsidR="005D3561">
          <w:rPr>
            <w:rFonts w:asciiTheme="minorBidi" w:hAnsiTheme="minorBidi"/>
          </w:rPr>
          <w:t xml:space="preserve">ure </w:t>
        </w:r>
      </w:ins>
      <w:r w:rsidRPr="005D3561">
        <w:rPr>
          <w:rFonts w:asciiTheme="minorBidi" w:hAnsiTheme="minorBidi"/>
          <w:rPrChange w:id="907" w:author="Reza Rahbarghazi" w:date="2023-04-23T07:06:00Z">
            <w:rPr/>
          </w:rPrChange>
        </w:rPr>
        <w:t>3.3B). In the MF category, the DEGs were involved in “cadherin binding” and “MHC class I protein binding” (Fig</w:t>
      </w:r>
      <w:ins w:id="908" w:author="Reza Rahbarghazi" w:date="2023-04-23T07:08:00Z">
        <w:r w:rsidR="005D3561">
          <w:rPr>
            <w:rFonts w:asciiTheme="minorBidi" w:hAnsiTheme="minorBidi"/>
          </w:rPr>
          <w:t xml:space="preserve">ure </w:t>
        </w:r>
      </w:ins>
      <w:r w:rsidRPr="005D3561">
        <w:rPr>
          <w:rFonts w:asciiTheme="minorBidi" w:hAnsiTheme="minorBidi"/>
          <w:rPrChange w:id="909" w:author="Reza Rahbarghazi" w:date="2023-04-23T07:06:00Z">
            <w:rPr/>
          </w:rPrChange>
        </w:rPr>
        <w:t>3.3C). KEGG pathway analysis indicated that the DEGs were related to the following pathways: “Chemokine signaling pathway”, “Lipid and atherosclerosis”, and “Hematopoietic cell lineage” (Fig</w:t>
      </w:r>
      <w:ins w:id="910" w:author="Reza Rahbarghazi" w:date="2023-04-23T07:08:00Z">
        <w:r w:rsidR="005D3561">
          <w:rPr>
            <w:rFonts w:asciiTheme="minorBidi" w:hAnsiTheme="minorBidi"/>
          </w:rPr>
          <w:t xml:space="preserve">ure </w:t>
        </w:r>
      </w:ins>
      <w:r w:rsidRPr="005D3561">
        <w:rPr>
          <w:rFonts w:asciiTheme="minorBidi" w:hAnsiTheme="minorBidi"/>
          <w:rPrChange w:id="911" w:author="Reza Rahbarghazi" w:date="2023-04-23T07:06:00Z">
            <w:rPr/>
          </w:rPrChange>
        </w:rPr>
        <w:t>3.3D).</w:t>
      </w:r>
    </w:p>
    <w:p w:rsidR="00113B1A" w:rsidRDefault="00B36E4A">
      <w:pPr>
        <w:pStyle w:val="CaptionedFigure"/>
      </w:pPr>
      <w:r>
        <w:rPr>
          <w:noProof/>
        </w:rPr>
        <w:lastRenderedPageBreak/>
        <w:drawing>
          <wp:inline distT="0" distB="0" distL="0" distR="0" wp14:anchorId="14DA3939" wp14:editId="12D1F00A">
            <wp:extent cx="5334000" cy="4267200"/>
            <wp:effectExtent l="0" t="0" r="0" b="0"/>
            <wp:docPr id="43" name="Picture" descr="Figure 3.3: Gene Ontology (GO) and Kyoto Encyclopedia of Genes and Genomes (KEGG) pathways enriched with the MI and healthy DEGs. (A) Biological process terms. (B) Cellular component terms. (C) Molecular function terms. (D) KEGG analysis."/>
            <wp:cNvGraphicFramePr/>
            <a:graphic xmlns:a="http://schemas.openxmlformats.org/drawingml/2006/main">
              <a:graphicData uri="http://schemas.openxmlformats.org/drawingml/2006/picture">
                <pic:pic xmlns:pic="http://schemas.openxmlformats.org/drawingml/2006/picture">
                  <pic:nvPicPr>
                    <pic:cNvPr id="44" name="Picture" descr="../DEG%20and%20DEM/Pics/enrich%20MI-Healthy.pdf"/>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113B1A" w:rsidRPr="005D3561" w:rsidRDefault="00B36E4A" w:rsidP="005D3561">
      <w:pPr>
        <w:pStyle w:val="ImageCaption"/>
        <w:spacing w:line="360" w:lineRule="auto"/>
        <w:jc w:val="both"/>
        <w:rPr>
          <w:rFonts w:asciiTheme="minorBidi" w:hAnsiTheme="minorBidi"/>
          <w:i w:val="0"/>
          <w:iCs/>
          <w:rPrChange w:id="912" w:author="Reza Rahbarghazi" w:date="2023-04-23T07:08:00Z">
            <w:rPr/>
          </w:rPrChange>
        </w:rPr>
        <w:pPrChange w:id="913" w:author="Reza Rahbarghazi" w:date="2023-04-23T07:08:00Z">
          <w:pPr>
            <w:pStyle w:val="ImageCaption"/>
          </w:pPr>
        </w:pPrChange>
      </w:pPr>
      <w:r w:rsidRPr="005D3561">
        <w:rPr>
          <w:rFonts w:asciiTheme="minorBidi" w:hAnsiTheme="minorBidi"/>
          <w:i w:val="0"/>
          <w:iCs/>
          <w:rPrChange w:id="914" w:author="Reza Rahbarghazi" w:date="2023-04-23T07:08:00Z">
            <w:rPr/>
          </w:rPrChange>
        </w:rPr>
        <w:t>Figure 3.3: Gene Ontology (GO) and Kyoto Encyclopedia of Genes and Genomes (KEGG) pathways enriched with the MI and healthy DEGs. (A) Biological process terms. (B) Cellular component terms. (C) Molecular function terms. (D) KEGG analysis.</w:t>
      </w:r>
    </w:p>
    <w:p w:rsidR="00113B1A" w:rsidRPr="005D3561" w:rsidRDefault="00B36E4A" w:rsidP="005D3561">
      <w:pPr>
        <w:pStyle w:val="BodyText"/>
        <w:spacing w:line="360" w:lineRule="auto"/>
        <w:jc w:val="both"/>
        <w:rPr>
          <w:rFonts w:asciiTheme="minorBidi" w:hAnsiTheme="minorBidi"/>
          <w:rPrChange w:id="915" w:author="Reza Rahbarghazi" w:date="2023-04-23T07:08:00Z">
            <w:rPr/>
          </w:rPrChange>
        </w:rPr>
        <w:pPrChange w:id="916" w:author="Reza Rahbarghazi" w:date="2023-04-23T07:08:00Z">
          <w:pPr>
            <w:pStyle w:val="BodyText"/>
          </w:pPr>
        </w:pPrChange>
      </w:pPr>
      <w:r w:rsidRPr="005D3561">
        <w:rPr>
          <w:rFonts w:asciiTheme="minorBidi" w:hAnsiTheme="minorBidi"/>
          <w:rPrChange w:id="917" w:author="Reza Rahbarghazi" w:date="2023-04-23T07:08:00Z">
            <w:rPr/>
          </w:rPrChange>
        </w:rPr>
        <w:t>The enrichment results for DEGs of CAD versus healthy samples were as follows. In the BP category, GO enrichment suggested that the DEGs were enriched in “positive regulation of defense response”, “positive regulation of innate immune response”, “mononuclear cell differentiation”, and “positive regulation of response to external stimulus” (Fig</w:t>
      </w:r>
      <w:ins w:id="918" w:author="Reza Rahbarghazi" w:date="2023-04-23T07:09:00Z">
        <w:r w:rsidR="005D3561">
          <w:rPr>
            <w:rFonts w:asciiTheme="minorBidi" w:hAnsiTheme="minorBidi"/>
          </w:rPr>
          <w:t xml:space="preserve">ure </w:t>
        </w:r>
      </w:ins>
      <w:r w:rsidRPr="005D3561">
        <w:rPr>
          <w:rFonts w:asciiTheme="minorBidi" w:hAnsiTheme="minorBidi"/>
          <w:rPrChange w:id="919" w:author="Reza Rahbarghazi" w:date="2023-04-23T07:08:00Z">
            <w:rPr/>
          </w:rPrChange>
        </w:rPr>
        <w:t>3.4A). In the CC category</w:t>
      </w:r>
      <w:ins w:id="920" w:author="Reza Rahbarghazi" w:date="2023-04-23T07:26:00Z">
        <w:r w:rsidR="00C6552F">
          <w:rPr>
            <w:rFonts w:asciiTheme="minorBidi" w:hAnsiTheme="minorBidi"/>
          </w:rPr>
          <w:t>,</w:t>
        </w:r>
      </w:ins>
      <w:r w:rsidRPr="005D3561">
        <w:rPr>
          <w:rFonts w:asciiTheme="minorBidi" w:hAnsiTheme="minorBidi"/>
          <w:rPrChange w:id="921" w:author="Reza Rahbarghazi" w:date="2023-04-23T07:08:00Z">
            <w:rPr/>
          </w:rPrChange>
        </w:rPr>
        <w:t xml:space="preserve"> the DEGs were enriched in “azurophil granule”, “ficolin-1-rich granule”, and “ficolin-1-rich granule membrane” (Fig</w:t>
      </w:r>
      <w:ins w:id="922" w:author="Reza Rahbarghazi" w:date="2023-04-23T07:09:00Z">
        <w:r w:rsidR="005D3561">
          <w:rPr>
            <w:rFonts w:asciiTheme="minorBidi" w:hAnsiTheme="minorBidi"/>
          </w:rPr>
          <w:t xml:space="preserve">ure </w:t>
        </w:r>
      </w:ins>
      <w:r w:rsidRPr="005D3561">
        <w:rPr>
          <w:rFonts w:asciiTheme="minorBidi" w:hAnsiTheme="minorBidi"/>
          <w:rPrChange w:id="923" w:author="Reza Rahbarghazi" w:date="2023-04-23T07:08:00Z">
            <w:rPr/>
          </w:rPrChange>
        </w:rPr>
        <w:t>3.4B). In the MF category, the DEGs were involved in “lipoprotein particle receptor binding” and “NF-</w:t>
      </w:r>
      <m:oMath>
        <m:r>
          <w:rPr>
            <w:rFonts w:ascii="Cambria Math" w:hAnsi="Cambria Math"/>
            <w:rPrChange w:id="924" w:author="Reza Rahbarghazi" w:date="2023-04-23T07:08:00Z">
              <w:rPr>
                <w:rFonts w:ascii="Cambria Math" w:hAnsi="Cambria Math"/>
              </w:rPr>
            </w:rPrChange>
          </w:rPr>
          <m:t>κ</m:t>
        </m:r>
      </m:oMath>
      <w:r w:rsidRPr="005D3561">
        <w:rPr>
          <w:rFonts w:asciiTheme="minorBidi" w:hAnsiTheme="minorBidi"/>
          <w:rPrChange w:id="925" w:author="Reza Rahbarghazi" w:date="2023-04-23T07:08:00Z">
            <w:rPr/>
          </w:rPrChange>
        </w:rPr>
        <w:t>B binding” (Fig</w:t>
      </w:r>
      <w:ins w:id="926" w:author="Reza Rahbarghazi" w:date="2023-04-23T07:09:00Z">
        <w:r w:rsidR="005D3561">
          <w:rPr>
            <w:rFonts w:asciiTheme="minorBidi" w:hAnsiTheme="minorBidi"/>
          </w:rPr>
          <w:t xml:space="preserve">ure </w:t>
        </w:r>
      </w:ins>
      <w:r w:rsidRPr="005D3561">
        <w:rPr>
          <w:rFonts w:asciiTheme="minorBidi" w:hAnsiTheme="minorBidi"/>
          <w:rPrChange w:id="927" w:author="Reza Rahbarghazi" w:date="2023-04-23T07:08:00Z">
            <w:rPr/>
          </w:rPrChange>
        </w:rPr>
        <w:t>3.4C). KEGG pathway analysis indicated that the DEGs were related to the following pathways: “Chemokine signaling pathway”, “Lipid and atherosclerosis”, and “Hematopoietic cell lineage” (Fig</w:t>
      </w:r>
      <w:ins w:id="928" w:author="Reza Rahbarghazi" w:date="2023-04-23T07:09:00Z">
        <w:r w:rsidR="005D3561">
          <w:rPr>
            <w:rFonts w:asciiTheme="minorBidi" w:hAnsiTheme="minorBidi"/>
          </w:rPr>
          <w:t xml:space="preserve">ure </w:t>
        </w:r>
      </w:ins>
      <w:r w:rsidRPr="005D3561">
        <w:rPr>
          <w:rFonts w:asciiTheme="minorBidi" w:hAnsiTheme="minorBidi"/>
          <w:rPrChange w:id="929" w:author="Reza Rahbarghazi" w:date="2023-04-23T07:08:00Z">
            <w:rPr/>
          </w:rPrChange>
        </w:rPr>
        <w:t>3.4D).</w:t>
      </w:r>
    </w:p>
    <w:p w:rsidR="00113B1A" w:rsidRDefault="00B36E4A">
      <w:pPr>
        <w:pStyle w:val="CaptionedFigure"/>
      </w:pPr>
      <w:r>
        <w:rPr>
          <w:noProof/>
        </w:rPr>
        <w:lastRenderedPageBreak/>
        <w:drawing>
          <wp:inline distT="0" distB="0" distL="0" distR="0" wp14:anchorId="1AF2692E" wp14:editId="60B9D05E">
            <wp:extent cx="5334000" cy="4267200"/>
            <wp:effectExtent l="0" t="0" r="0" b="0"/>
            <wp:docPr id="46" name="Picture" descr="Figure 3.4: Gene Ontology (GO) and Kyoto Encyclopedia of Genes and Genomes (KEGG) pathways enriched with the CAD and healthy DEGs. (A) Biological process terms. (B) Cellular component terms. (C) Molecular function terms. (D) KEGG analysis."/>
            <wp:cNvGraphicFramePr/>
            <a:graphic xmlns:a="http://schemas.openxmlformats.org/drawingml/2006/main">
              <a:graphicData uri="http://schemas.openxmlformats.org/drawingml/2006/picture">
                <pic:pic xmlns:pic="http://schemas.openxmlformats.org/drawingml/2006/picture">
                  <pic:nvPicPr>
                    <pic:cNvPr id="47" name="Picture" descr="../DEG%20and%20DEM/Pics/enrich%20CAD-Healthy.pdf"/>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113B1A" w:rsidRPr="005D3561" w:rsidRDefault="00B36E4A" w:rsidP="005D3561">
      <w:pPr>
        <w:pStyle w:val="ImageCaption"/>
        <w:spacing w:line="360" w:lineRule="auto"/>
        <w:jc w:val="both"/>
        <w:rPr>
          <w:rFonts w:asciiTheme="minorBidi" w:hAnsiTheme="minorBidi"/>
          <w:i w:val="0"/>
          <w:iCs/>
          <w:rPrChange w:id="930" w:author="Reza Rahbarghazi" w:date="2023-04-23T07:09:00Z">
            <w:rPr/>
          </w:rPrChange>
        </w:rPr>
        <w:pPrChange w:id="931" w:author="Reza Rahbarghazi" w:date="2023-04-23T07:09:00Z">
          <w:pPr>
            <w:pStyle w:val="ImageCaption"/>
          </w:pPr>
        </w:pPrChange>
      </w:pPr>
      <w:r w:rsidRPr="005D3561">
        <w:rPr>
          <w:rFonts w:asciiTheme="minorBidi" w:hAnsiTheme="minorBidi"/>
          <w:i w:val="0"/>
          <w:iCs/>
          <w:rPrChange w:id="932" w:author="Reza Rahbarghazi" w:date="2023-04-23T07:09:00Z">
            <w:rPr/>
          </w:rPrChange>
        </w:rPr>
        <w:t>Figure 3.4: Gene Ontology (GO) and Kyoto Encyclopedia of Genes and Genomes (KEGG) pathways enriched with the CAD and healthy DEGs. (A) Biological process terms. (B) Cellular component terms. (C) Molecular function terms. (D) KEGG analysis.</w:t>
      </w:r>
    </w:p>
    <w:p w:rsidR="00113B1A" w:rsidRPr="005D3561" w:rsidRDefault="00B36E4A">
      <w:pPr>
        <w:pStyle w:val="Heading2"/>
        <w:rPr>
          <w:rFonts w:asciiTheme="minorBidi" w:hAnsiTheme="minorBidi" w:cstheme="minorBidi"/>
          <w:i/>
          <w:iCs/>
          <w:sz w:val="24"/>
          <w:szCs w:val="24"/>
          <w:rPrChange w:id="933" w:author="Reza Rahbarghazi" w:date="2023-04-23T07:10:00Z">
            <w:rPr/>
          </w:rPrChange>
        </w:rPr>
      </w:pPr>
      <w:bookmarkStart w:id="934" w:name="machine-learning-1"/>
      <w:bookmarkEnd w:id="876"/>
      <w:r w:rsidRPr="005D3561">
        <w:rPr>
          <w:rFonts w:asciiTheme="minorBidi" w:hAnsiTheme="minorBidi" w:cstheme="minorBidi"/>
          <w:i/>
          <w:iCs/>
          <w:sz w:val="24"/>
          <w:szCs w:val="24"/>
          <w:rPrChange w:id="935" w:author="Reza Rahbarghazi" w:date="2023-04-23T07:10:00Z">
            <w:rPr>
              <w:rStyle w:val="SectionNumber"/>
            </w:rPr>
          </w:rPrChange>
        </w:rPr>
        <w:t>3.4</w:t>
      </w:r>
      <w:r w:rsidRPr="005D3561">
        <w:rPr>
          <w:rFonts w:asciiTheme="minorBidi" w:hAnsiTheme="minorBidi" w:cstheme="minorBidi"/>
          <w:i/>
          <w:iCs/>
          <w:sz w:val="24"/>
          <w:szCs w:val="24"/>
          <w:rPrChange w:id="936" w:author="Reza Rahbarghazi" w:date="2023-04-23T07:10:00Z">
            <w:rPr/>
          </w:rPrChange>
        </w:rPr>
        <w:tab/>
        <w:t>Machine Learning</w:t>
      </w:r>
    </w:p>
    <w:p w:rsidR="00113B1A" w:rsidRPr="005D3561" w:rsidRDefault="00B36E4A" w:rsidP="005D3561">
      <w:pPr>
        <w:pStyle w:val="Heading2"/>
        <w:rPr>
          <w:rFonts w:asciiTheme="minorBidi" w:hAnsiTheme="minorBidi" w:cstheme="minorBidi"/>
          <w:i/>
          <w:iCs/>
          <w:sz w:val="24"/>
          <w:szCs w:val="24"/>
          <w:rPrChange w:id="937" w:author="Reza Rahbarghazi" w:date="2023-04-23T07:10:00Z">
            <w:rPr/>
          </w:rPrChange>
        </w:rPr>
        <w:pPrChange w:id="938" w:author="Reza Rahbarghazi" w:date="2023-04-23T07:10:00Z">
          <w:pPr>
            <w:pStyle w:val="Heading3"/>
          </w:pPr>
        </w:pPrChange>
      </w:pPr>
      <w:bookmarkStart w:id="939" w:name="mirnas-in-degs-1"/>
      <w:r w:rsidRPr="005D3561">
        <w:rPr>
          <w:rFonts w:asciiTheme="minorBidi" w:hAnsiTheme="minorBidi" w:cstheme="minorBidi"/>
          <w:i/>
          <w:iCs/>
          <w:sz w:val="24"/>
          <w:szCs w:val="24"/>
          <w:rPrChange w:id="940" w:author="Reza Rahbarghazi" w:date="2023-04-23T07:10:00Z">
            <w:rPr>
              <w:rStyle w:val="SectionNumber"/>
            </w:rPr>
          </w:rPrChange>
        </w:rPr>
        <w:t>3.4.1</w:t>
      </w:r>
      <w:r w:rsidRPr="005D3561">
        <w:rPr>
          <w:rFonts w:asciiTheme="minorBidi" w:hAnsiTheme="minorBidi" w:cstheme="minorBidi"/>
          <w:i/>
          <w:iCs/>
          <w:sz w:val="24"/>
          <w:szCs w:val="24"/>
          <w:rPrChange w:id="941" w:author="Reza Rahbarghazi" w:date="2023-04-23T07:10:00Z">
            <w:rPr/>
          </w:rPrChange>
        </w:rPr>
        <w:tab/>
        <w:t>miRNAs in DEGs</w:t>
      </w:r>
    </w:p>
    <w:p w:rsidR="00113B1A" w:rsidRPr="005D3561" w:rsidRDefault="00B36E4A" w:rsidP="00C6552F">
      <w:pPr>
        <w:pStyle w:val="FirstParagraph"/>
        <w:spacing w:line="360" w:lineRule="auto"/>
        <w:jc w:val="both"/>
        <w:rPr>
          <w:rFonts w:asciiTheme="minorBidi" w:hAnsiTheme="minorBidi"/>
          <w:rPrChange w:id="942" w:author="Reza Rahbarghazi" w:date="2023-04-23T07:10:00Z">
            <w:rPr/>
          </w:rPrChange>
        </w:rPr>
        <w:pPrChange w:id="943" w:author="Reza Rahbarghazi" w:date="2023-04-23T07:27:00Z">
          <w:pPr>
            <w:pStyle w:val="FirstParagraph"/>
          </w:pPr>
        </w:pPrChange>
      </w:pPr>
      <w:r w:rsidRPr="005D3561">
        <w:rPr>
          <w:rFonts w:asciiTheme="minorBidi" w:hAnsiTheme="minorBidi"/>
          <w:rPrChange w:id="944" w:author="Reza Rahbarghazi" w:date="2023-04-23T07:10:00Z">
            <w:rPr/>
          </w:rPrChange>
        </w:rPr>
        <w:t xml:space="preserve">Among all DEGs, just miR-186, miR-32, and miR-21 were </w:t>
      </w:r>
      <w:del w:id="945" w:author="Reza Rahbarghazi" w:date="2023-04-23T07:10:00Z">
        <w:r w:rsidRPr="005D3561" w:rsidDel="005D3561">
          <w:rPr>
            <w:rFonts w:asciiTheme="minorBidi" w:hAnsiTheme="minorBidi"/>
            <w:rPrChange w:id="946" w:author="Reza Rahbarghazi" w:date="2023-04-23T07:10:00Z">
              <w:rPr/>
            </w:rPrChange>
          </w:rPr>
          <w:delText xml:space="preserve">differentially </w:delText>
        </w:r>
      </w:del>
      <w:ins w:id="947" w:author="Reza Rahbarghazi" w:date="2023-04-23T07:10:00Z">
        <w:r w:rsidR="005D3561">
          <w:rPr>
            <w:rFonts w:asciiTheme="minorBidi" w:hAnsiTheme="minorBidi"/>
          </w:rPr>
          <w:t xml:space="preserve">detected as </w:t>
        </w:r>
        <w:r w:rsidR="005D3561" w:rsidRPr="00635AE8">
          <w:rPr>
            <w:rFonts w:asciiTheme="minorBidi" w:hAnsiTheme="minorBidi"/>
          </w:rPr>
          <w:t xml:space="preserve">differentially </w:t>
        </w:r>
      </w:ins>
      <w:r w:rsidRPr="005D3561">
        <w:rPr>
          <w:rFonts w:asciiTheme="minorBidi" w:hAnsiTheme="minorBidi"/>
          <w:rPrChange w:id="948" w:author="Reza Rahbarghazi" w:date="2023-04-23T07:10:00Z">
            <w:rPr/>
          </w:rPrChange>
        </w:rPr>
        <w:t>expressed miRNAs. The expression profile of these three miRNAs is presented in Fig</w:t>
      </w:r>
      <w:ins w:id="949" w:author="Reza Rahbarghazi" w:date="2023-04-23T07:10:00Z">
        <w:r w:rsidR="005D3561">
          <w:rPr>
            <w:rFonts w:asciiTheme="minorBidi" w:hAnsiTheme="minorBidi"/>
          </w:rPr>
          <w:t xml:space="preserve">ure </w:t>
        </w:r>
      </w:ins>
      <w:r w:rsidRPr="005D3561">
        <w:rPr>
          <w:rFonts w:asciiTheme="minorBidi" w:hAnsiTheme="minorBidi"/>
          <w:rPrChange w:id="950" w:author="Reza Rahbarghazi" w:date="2023-04-23T07:10:00Z">
            <w:rPr/>
          </w:rPrChange>
        </w:rPr>
        <w:t>3.5.</w:t>
      </w:r>
      <w:del w:id="951" w:author="Reza Rahbarghazi" w:date="2023-04-23T07:11:00Z">
        <w:r w:rsidRPr="005D3561" w:rsidDel="005D3561">
          <w:rPr>
            <w:rFonts w:asciiTheme="minorBidi" w:hAnsiTheme="minorBidi"/>
            <w:rPrChange w:id="952" w:author="Reza Rahbarghazi" w:date="2023-04-23T07:10:00Z">
              <w:rPr/>
            </w:rPrChange>
          </w:rPr>
          <w:delText xml:space="preserve"> Additionally,</w:delText>
        </w:r>
      </w:del>
      <w:r w:rsidRPr="005D3561">
        <w:rPr>
          <w:rFonts w:asciiTheme="minorBidi" w:hAnsiTheme="minorBidi"/>
          <w:rPrChange w:id="953" w:author="Reza Rahbarghazi" w:date="2023-04-23T07:10:00Z">
            <w:rPr/>
          </w:rPrChange>
        </w:rPr>
        <w:t xml:space="preserve"> The ROC curves of each miRNA for each layer are presented in Fig</w:t>
      </w:r>
      <w:ins w:id="954" w:author="Reza Rahbarghazi" w:date="2023-04-23T07:11:00Z">
        <w:r w:rsidR="005D3561">
          <w:rPr>
            <w:rFonts w:asciiTheme="minorBidi" w:hAnsiTheme="minorBidi"/>
          </w:rPr>
          <w:t xml:space="preserve">ure </w:t>
        </w:r>
      </w:ins>
      <w:r w:rsidRPr="005D3561">
        <w:rPr>
          <w:rFonts w:asciiTheme="minorBidi" w:hAnsiTheme="minorBidi"/>
          <w:rPrChange w:id="955" w:author="Reza Rahbarghazi" w:date="2023-04-23T07:10:00Z">
            <w:rPr/>
          </w:rPrChange>
        </w:rPr>
        <w:t xml:space="preserve">3.6. </w:t>
      </w:r>
      <w:ins w:id="956" w:author="Reza Rahbarghazi" w:date="2023-04-23T07:11:00Z">
        <w:r w:rsidR="005D3561" w:rsidRPr="00370BAD">
          <w:rPr>
            <w:rFonts w:asciiTheme="minorBidi" w:hAnsiTheme="minorBidi"/>
          </w:rPr>
          <w:t>Using</w:t>
        </w:r>
        <w:r w:rsidR="005D3561" w:rsidRPr="00370BAD">
          <w:rPr>
            <w:rFonts w:asciiTheme="minorBidi" w:hAnsiTheme="minorBidi"/>
          </w:rPr>
          <w:t xml:space="preserve"> </w:t>
        </w:r>
      </w:ins>
      <w:ins w:id="957" w:author="Reza Rahbarghazi" w:date="2023-04-23T07:27:00Z">
        <w:r w:rsidR="00C6552F">
          <w:rPr>
            <w:rFonts w:asciiTheme="minorBidi" w:hAnsiTheme="minorBidi"/>
          </w:rPr>
          <w:t xml:space="preserve">the </w:t>
        </w:r>
      </w:ins>
      <w:ins w:id="958" w:author="Reza Rahbarghazi" w:date="2023-04-23T07:11:00Z">
        <w:r w:rsidR="005D3561" w:rsidRPr="00370BAD">
          <w:rPr>
            <w:rFonts w:asciiTheme="minorBidi" w:hAnsiTheme="minorBidi"/>
          </w:rPr>
          <w:t>logistic regression model</w:t>
        </w:r>
        <w:r w:rsidR="005D3561">
          <w:rPr>
            <w:rFonts w:asciiTheme="minorBidi" w:hAnsiTheme="minorBidi"/>
          </w:rPr>
          <w:t xml:space="preserve">, </w:t>
        </w:r>
      </w:ins>
      <w:del w:id="959" w:author="Reza Rahbarghazi" w:date="2023-04-23T07:11:00Z">
        <w:r w:rsidRPr="005D3561" w:rsidDel="005D3561">
          <w:rPr>
            <w:rFonts w:asciiTheme="minorBidi" w:hAnsiTheme="minorBidi"/>
            <w:rPrChange w:id="960" w:author="Reza Rahbarghazi" w:date="2023-04-23T07:10:00Z">
              <w:rPr/>
            </w:rPrChange>
          </w:rPr>
          <w:delText>T</w:delText>
        </w:r>
      </w:del>
      <w:ins w:id="961" w:author="Reza Rahbarghazi" w:date="2023-04-23T07:11:00Z">
        <w:r w:rsidR="005D3561">
          <w:rPr>
            <w:rFonts w:asciiTheme="minorBidi" w:hAnsiTheme="minorBidi"/>
          </w:rPr>
          <w:t>t</w:t>
        </w:r>
      </w:ins>
      <w:r w:rsidRPr="005D3561">
        <w:rPr>
          <w:rFonts w:asciiTheme="minorBidi" w:hAnsiTheme="minorBidi"/>
          <w:rPrChange w:id="962" w:author="Reza Rahbarghazi" w:date="2023-04-23T07:10:00Z">
            <w:rPr/>
          </w:rPrChange>
        </w:rPr>
        <w:t xml:space="preserve">he AUC for miR-21, miR-32, and miR-186 was 0.99, 1, and 0.91 respectively </w:t>
      </w:r>
      <w:del w:id="963" w:author="Reza Rahbarghazi" w:date="2023-04-23T07:11:00Z">
        <w:r w:rsidRPr="005D3561" w:rsidDel="005D3561">
          <w:rPr>
            <w:rFonts w:asciiTheme="minorBidi" w:hAnsiTheme="minorBidi"/>
            <w:rPrChange w:id="964" w:author="Reza Rahbarghazi" w:date="2023-04-23T07:10:00Z">
              <w:rPr/>
            </w:rPrChange>
          </w:rPr>
          <w:delText xml:space="preserve">using logistic regression model </w:delText>
        </w:r>
      </w:del>
      <w:r w:rsidRPr="005D3561">
        <w:rPr>
          <w:rFonts w:asciiTheme="minorBidi" w:hAnsiTheme="minorBidi"/>
          <w:rPrChange w:id="965" w:author="Reza Rahbarghazi" w:date="2023-04-23T07:10:00Z">
            <w:rPr/>
          </w:rPrChange>
        </w:rPr>
        <w:t>(Fig</w:t>
      </w:r>
      <w:ins w:id="966" w:author="Reza Rahbarghazi" w:date="2023-04-23T07:11:00Z">
        <w:r w:rsidR="005D3561">
          <w:rPr>
            <w:rFonts w:asciiTheme="minorBidi" w:hAnsiTheme="minorBidi"/>
          </w:rPr>
          <w:t xml:space="preserve">ure </w:t>
        </w:r>
      </w:ins>
      <w:r w:rsidRPr="005D3561">
        <w:rPr>
          <w:rFonts w:asciiTheme="minorBidi" w:hAnsiTheme="minorBidi"/>
          <w:rPrChange w:id="967" w:author="Reza Rahbarghazi" w:date="2023-04-23T07:10:00Z">
            <w:rPr/>
          </w:rPrChange>
        </w:rPr>
        <w:t xml:space="preserve">3.6A). </w:t>
      </w:r>
      <w:del w:id="968" w:author="Reza Rahbarghazi" w:date="2023-04-23T07:11:00Z">
        <w:r w:rsidRPr="005D3561" w:rsidDel="005D3561">
          <w:rPr>
            <w:rFonts w:asciiTheme="minorBidi" w:hAnsiTheme="minorBidi"/>
            <w:rPrChange w:id="969" w:author="Reza Rahbarghazi" w:date="2023-04-23T07:10:00Z">
              <w:rPr/>
            </w:rPrChange>
          </w:rPr>
          <w:delText>Using the same model</w:delText>
        </w:r>
      </w:del>
      <w:ins w:id="970" w:author="Reza Rahbarghazi" w:date="2023-04-23T07:11:00Z">
        <w:r w:rsidR="005D3561">
          <w:rPr>
            <w:rFonts w:asciiTheme="minorBidi" w:hAnsiTheme="minorBidi"/>
          </w:rPr>
          <w:t>Besides,</w:t>
        </w:r>
      </w:ins>
      <w:r w:rsidRPr="005D3561">
        <w:rPr>
          <w:rFonts w:asciiTheme="minorBidi" w:hAnsiTheme="minorBidi"/>
          <w:rPrChange w:id="971" w:author="Reza Rahbarghazi" w:date="2023-04-23T07:10:00Z">
            <w:rPr/>
          </w:rPrChange>
        </w:rPr>
        <w:t xml:space="preserve"> the accuracy of each miRNA for classifying the samples into healthy and no</w:t>
      </w:r>
      <w:ins w:id="972" w:author="Reza Rahbarghazi" w:date="2023-04-23T07:12:00Z">
        <w:r w:rsidR="005D3561">
          <w:rPr>
            <w:rFonts w:asciiTheme="minorBidi" w:hAnsiTheme="minorBidi"/>
          </w:rPr>
          <w:t>n</w:t>
        </w:r>
      </w:ins>
      <w:del w:id="973" w:author="Reza Rahbarghazi" w:date="2023-04-23T07:12:00Z">
        <w:r w:rsidRPr="005D3561" w:rsidDel="005D3561">
          <w:rPr>
            <w:rFonts w:asciiTheme="minorBidi" w:hAnsiTheme="minorBidi"/>
            <w:rPrChange w:id="974" w:author="Reza Rahbarghazi" w:date="2023-04-23T07:10:00Z">
              <w:rPr/>
            </w:rPrChange>
          </w:rPr>
          <w:delText>t</w:delText>
        </w:r>
      </w:del>
      <w:r w:rsidRPr="005D3561">
        <w:rPr>
          <w:rFonts w:asciiTheme="minorBidi" w:hAnsiTheme="minorBidi"/>
          <w:rPrChange w:id="975" w:author="Reza Rahbarghazi" w:date="2023-04-23T07:10:00Z">
            <w:rPr/>
          </w:rPrChange>
        </w:rPr>
        <w:t>-healthy groups on the test set was 0.92, 0.98, and 0.89 for miR-21, miR-32, and miR-186</w:t>
      </w:r>
      <w:ins w:id="976" w:author="Reza Rahbarghazi" w:date="2023-04-23T07:12:00Z">
        <w:r w:rsidR="005D3561">
          <w:rPr>
            <w:rFonts w:asciiTheme="minorBidi" w:hAnsiTheme="minorBidi"/>
          </w:rPr>
          <w:t>,</w:t>
        </w:r>
      </w:ins>
      <w:r w:rsidRPr="005D3561">
        <w:rPr>
          <w:rFonts w:asciiTheme="minorBidi" w:hAnsiTheme="minorBidi"/>
          <w:rPrChange w:id="977" w:author="Reza Rahbarghazi" w:date="2023-04-23T07:10:00Z">
            <w:rPr/>
          </w:rPrChange>
        </w:rPr>
        <w:t xml:space="preserve"> respectively. Moreover, </w:t>
      </w:r>
      <w:del w:id="978" w:author="Reza Rahbarghazi" w:date="2023-04-23T07:12:00Z">
        <w:r w:rsidRPr="005D3561" w:rsidDel="005D3561">
          <w:rPr>
            <w:rFonts w:asciiTheme="minorBidi" w:hAnsiTheme="minorBidi"/>
            <w:rPrChange w:id="979" w:author="Reza Rahbarghazi" w:date="2023-04-23T07:10:00Z">
              <w:rPr/>
            </w:rPrChange>
          </w:rPr>
          <w:delText xml:space="preserve">in Fig3.6B </w:delText>
        </w:r>
      </w:del>
      <w:r w:rsidRPr="005D3561">
        <w:rPr>
          <w:rFonts w:asciiTheme="minorBidi" w:hAnsiTheme="minorBidi"/>
          <w:rPrChange w:id="980" w:author="Reza Rahbarghazi" w:date="2023-04-23T07:10:00Z">
            <w:rPr/>
          </w:rPrChange>
        </w:rPr>
        <w:t>the ROC curve of each miRNA for classifying MI and CAD samples was presented</w:t>
      </w:r>
      <w:ins w:id="981" w:author="Reza Rahbarghazi" w:date="2023-04-23T07:12:00Z">
        <w:r w:rsidR="005D3561" w:rsidRPr="005D3561">
          <w:rPr>
            <w:rFonts w:asciiTheme="minorBidi" w:hAnsiTheme="minorBidi"/>
          </w:rPr>
          <w:t xml:space="preserve"> </w:t>
        </w:r>
        <w:r w:rsidR="005D3561" w:rsidRPr="002E4CF2">
          <w:rPr>
            <w:rFonts w:asciiTheme="minorBidi" w:hAnsiTheme="minorBidi"/>
          </w:rPr>
          <w:t>in Fig</w:t>
        </w:r>
        <w:r w:rsidR="005D3561">
          <w:rPr>
            <w:rFonts w:asciiTheme="minorBidi" w:hAnsiTheme="minorBidi"/>
          </w:rPr>
          <w:t xml:space="preserve">ure </w:t>
        </w:r>
        <w:r w:rsidR="005D3561" w:rsidRPr="002E4CF2">
          <w:rPr>
            <w:rFonts w:asciiTheme="minorBidi" w:hAnsiTheme="minorBidi"/>
          </w:rPr>
          <w:lastRenderedPageBreak/>
          <w:t>3.6B</w:t>
        </w:r>
      </w:ins>
      <w:r w:rsidRPr="005D3561">
        <w:rPr>
          <w:rFonts w:asciiTheme="minorBidi" w:hAnsiTheme="minorBidi"/>
          <w:rPrChange w:id="982" w:author="Reza Rahbarghazi" w:date="2023-04-23T07:10:00Z">
            <w:rPr/>
          </w:rPrChange>
        </w:rPr>
        <w:t xml:space="preserve">. For miR-21, miR-32, and miR-186, the AUC and accuracy on the test set </w:t>
      </w:r>
      <w:del w:id="983" w:author="Reza Rahbarghazi" w:date="2023-04-23T07:27:00Z">
        <w:r w:rsidRPr="005D3561" w:rsidDel="00C6552F">
          <w:rPr>
            <w:rFonts w:asciiTheme="minorBidi" w:hAnsiTheme="minorBidi"/>
            <w:rPrChange w:id="984" w:author="Reza Rahbarghazi" w:date="2023-04-23T07:10:00Z">
              <w:rPr/>
            </w:rPrChange>
          </w:rPr>
          <w:delText xml:space="preserve">was </w:delText>
        </w:r>
      </w:del>
      <w:ins w:id="985" w:author="Reza Rahbarghazi" w:date="2023-04-23T07:27:00Z">
        <w:r w:rsidR="00C6552F" w:rsidRPr="005D3561">
          <w:rPr>
            <w:rFonts w:asciiTheme="minorBidi" w:hAnsiTheme="minorBidi"/>
            <w:rPrChange w:id="986" w:author="Reza Rahbarghazi" w:date="2023-04-23T07:10:00Z">
              <w:rPr/>
            </w:rPrChange>
          </w:rPr>
          <w:t>w</w:t>
        </w:r>
        <w:r w:rsidR="00C6552F">
          <w:rPr>
            <w:rFonts w:asciiTheme="minorBidi" w:hAnsiTheme="minorBidi"/>
          </w:rPr>
          <w:t>ere</w:t>
        </w:r>
        <w:r w:rsidR="00C6552F" w:rsidRPr="005D3561">
          <w:rPr>
            <w:rFonts w:asciiTheme="minorBidi" w:hAnsiTheme="minorBidi"/>
            <w:rPrChange w:id="987" w:author="Reza Rahbarghazi" w:date="2023-04-23T07:10:00Z">
              <w:rPr/>
            </w:rPrChange>
          </w:rPr>
          <w:t xml:space="preserve"> </w:t>
        </w:r>
      </w:ins>
      <w:r w:rsidRPr="005D3561">
        <w:rPr>
          <w:rFonts w:asciiTheme="minorBidi" w:hAnsiTheme="minorBidi"/>
          <w:rPrChange w:id="988" w:author="Reza Rahbarghazi" w:date="2023-04-23T07:10:00Z">
            <w:rPr/>
          </w:rPrChange>
        </w:rPr>
        <w:t xml:space="preserve">0.85; 0.7; </w:t>
      </w:r>
      <w:del w:id="989" w:author="Reza Rahbarghazi" w:date="2023-04-23T07:27:00Z">
        <w:r w:rsidRPr="005D3561" w:rsidDel="00C6552F">
          <w:rPr>
            <w:rFonts w:asciiTheme="minorBidi" w:hAnsiTheme="minorBidi"/>
            <w:rPrChange w:id="990" w:author="Reza Rahbarghazi" w:date="2023-04-23T07:10:00Z">
              <w:rPr/>
            </w:rPrChange>
          </w:rPr>
          <w:delText xml:space="preserve">and </w:delText>
        </w:r>
      </w:del>
      <w:r w:rsidRPr="005D3561">
        <w:rPr>
          <w:rFonts w:asciiTheme="minorBidi" w:hAnsiTheme="minorBidi"/>
          <w:rPrChange w:id="991" w:author="Reza Rahbarghazi" w:date="2023-04-23T07:10:00Z">
            <w:rPr/>
          </w:rPrChange>
        </w:rPr>
        <w:t xml:space="preserve">0.82, </w:t>
      </w:r>
      <w:del w:id="992" w:author="Reza Rahbarghazi" w:date="2023-04-23T07:27:00Z">
        <w:r w:rsidRPr="005D3561" w:rsidDel="00C6552F">
          <w:rPr>
            <w:rFonts w:asciiTheme="minorBidi" w:hAnsiTheme="minorBidi"/>
            <w:rPrChange w:id="993" w:author="Reza Rahbarghazi" w:date="2023-04-23T07:10:00Z">
              <w:rPr/>
            </w:rPrChange>
          </w:rPr>
          <w:delText xml:space="preserve">and </w:delText>
        </w:r>
      </w:del>
      <w:r w:rsidRPr="005D3561">
        <w:rPr>
          <w:rFonts w:asciiTheme="minorBidi" w:hAnsiTheme="minorBidi"/>
          <w:rPrChange w:id="994" w:author="Reza Rahbarghazi" w:date="2023-04-23T07:10:00Z">
            <w:rPr/>
          </w:rPrChange>
        </w:rPr>
        <w:t>0.78; 0.67; and 0.74, respectively.</w:t>
      </w:r>
    </w:p>
    <w:p w:rsidR="00113B1A" w:rsidRPr="005D3561" w:rsidRDefault="00B36E4A" w:rsidP="005D3561">
      <w:pPr>
        <w:pStyle w:val="BodyText"/>
        <w:spacing w:line="360" w:lineRule="auto"/>
        <w:jc w:val="both"/>
        <w:rPr>
          <w:rFonts w:asciiTheme="minorBidi" w:hAnsiTheme="minorBidi"/>
          <w:rPrChange w:id="995" w:author="Reza Rahbarghazi" w:date="2023-04-23T07:12:00Z">
            <w:rPr/>
          </w:rPrChange>
        </w:rPr>
        <w:pPrChange w:id="996" w:author="Reza Rahbarghazi" w:date="2023-04-23T07:12:00Z">
          <w:pPr>
            <w:pStyle w:val="BodyText"/>
          </w:pPr>
        </w:pPrChange>
      </w:pPr>
      <w:r w:rsidRPr="005D3561">
        <w:rPr>
          <w:rFonts w:asciiTheme="minorBidi" w:hAnsiTheme="minorBidi"/>
          <w:rPrChange w:id="997" w:author="Reza Rahbarghazi" w:date="2023-04-23T07:12:00Z">
            <w:rPr/>
          </w:rPrChange>
        </w:rPr>
        <w:t xml:space="preserve">Table 3.2: </w:t>
      </w:r>
      <w:del w:id="998" w:author="Reza Rahbarghazi" w:date="2023-04-23T07:12:00Z">
        <w:r w:rsidRPr="005D3561" w:rsidDel="005D3561">
          <w:rPr>
            <w:rFonts w:asciiTheme="minorBidi" w:hAnsiTheme="minorBidi"/>
            <w:rPrChange w:id="999" w:author="Reza Rahbarghazi" w:date="2023-04-23T07:12:00Z">
              <w:rPr/>
            </w:rPrChange>
          </w:rPr>
          <w:delText xml:space="preserve">Investigated </w:delText>
        </w:r>
      </w:del>
      <w:ins w:id="1000" w:author="Reza Rahbarghazi" w:date="2023-04-23T07:12:00Z">
        <w:r w:rsidR="005D3561">
          <w:rPr>
            <w:rFonts w:asciiTheme="minorBidi" w:hAnsiTheme="minorBidi"/>
          </w:rPr>
          <w:t>Target</w:t>
        </w:r>
        <w:r w:rsidR="005D3561" w:rsidRPr="005D3561">
          <w:rPr>
            <w:rFonts w:asciiTheme="minorBidi" w:hAnsiTheme="minorBidi"/>
            <w:rPrChange w:id="1001" w:author="Reza Rahbarghazi" w:date="2023-04-23T07:12:00Z">
              <w:rPr/>
            </w:rPrChange>
          </w:rPr>
          <w:t xml:space="preserve"> </w:t>
        </w:r>
      </w:ins>
      <w:r w:rsidRPr="005D3561">
        <w:rPr>
          <w:rFonts w:asciiTheme="minorBidi" w:hAnsiTheme="minorBidi"/>
          <w:rPrChange w:id="1002" w:author="Reza Rahbarghazi" w:date="2023-04-23T07:12:00Z">
            <w:rPr/>
          </w:rPrChange>
        </w:rPr>
        <w:t>miRNAs log fold-change and adjusted p-values for CAD samples relative to healthy, MI samples relative to healthy, and MI samples relative to CAD.</w:t>
      </w:r>
    </w:p>
    <w:p w:rsidR="00113B1A" w:rsidRDefault="00B36E4A">
      <w:pPr>
        <w:pStyle w:val="BodyText"/>
      </w:pPr>
      <w:r>
        <w:t>CAD/Healthy</w:t>
      </w:r>
    </w:p>
    <w:p w:rsidR="00113B1A" w:rsidRDefault="00B36E4A">
      <w:pPr>
        <w:pStyle w:val="BodyText"/>
      </w:pPr>
      <w:r>
        <w:t>MI/Healthy</w:t>
      </w:r>
    </w:p>
    <w:p w:rsidR="00113B1A" w:rsidRDefault="00B36E4A">
      <w:pPr>
        <w:pStyle w:val="BodyText"/>
      </w:pPr>
      <w:r>
        <w:t>MI/CAD</w:t>
      </w:r>
    </w:p>
    <w:p w:rsidR="00113B1A" w:rsidRDefault="00B36E4A">
      <w:pPr>
        <w:pStyle w:val="BodyText"/>
      </w:pPr>
      <w:r>
        <w:t>logFC</w:t>
      </w:r>
    </w:p>
    <w:p w:rsidR="00113B1A" w:rsidRDefault="00B36E4A">
      <w:pPr>
        <w:pStyle w:val="BodyText"/>
      </w:pPr>
      <w:r>
        <w:t>adj. p-value</w:t>
      </w:r>
    </w:p>
    <w:p w:rsidR="00113B1A" w:rsidRDefault="00B36E4A">
      <w:pPr>
        <w:pStyle w:val="BodyText"/>
      </w:pPr>
      <w:r>
        <w:t>logFC</w:t>
      </w:r>
    </w:p>
    <w:p w:rsidR="00113B1A" w:rsidRDefault="00B36E4A">
      <w:pPr>
        <w:pStyle w:val="BodyText"/>
      </w:pPr>
      <w:r>
        <w:t>adj. p-value</w:t>
      </w:r>
    </w:p>
    <w:p w:rsidR="00113B1A" w:rsidRDefault="00B36E4A">
      <w:pPr>
        <w:pStyle w:val="BodyText"/>
      </w:pPr>
      <w:r>
        <w:t>logFC</w:t>
      </w:r>
    </w:p>
    <w:p w:rsidR="00113B1A" w:rsidRDefault="00B36E4A">
      <w:pPr>
        <w:pStyle w:val="BodyText"/>
      </w:pPr>
      <w:r>
        <w:t>adj. p-value</w:t>
      </w:r>
    </w:p>
    <w:p w:rsidR="00113B1A" w:rsidRDefault="00B36E4A">
      <w:pPr>
        <w:pStyle w:val="BodyText"/>
      </w:pPr>
      <w:r>
        <w:t>miR-186</w:t>
      </w:r>
    </w:p>
    <w:p w:rsidR="00113B1A" w:rsidRDefault="00B36E4A">
      <w:pPr>
        <w:pStyle w:val="BodyText"/>
      </w:pPr>
      <w:r>
        <w:t>1.4</w:t>
      </w:r>
    </w:p>
    <w:p w:rsidR="00113B1A" w:rsidRDefault="00B36E4A">
      <w:pPr>
        <w:pStyle w:val="BodyText"/>
      </w:pPr>
      <w:r>
        <w:t>3.60e-25</w:t>
      </w:r>
    </w:p>
    <w:p w:rsidR="00113B1A" w:rsidRDefault="00B36E4A">
      <w:pPr>
        <w:pStyle w:val="BodyText"/>
      </w:pPr>
      <w:r>
        <w:t>0.9</w:t>
      </w:r>
    </w:p>
    <w:p w:rsidR="00113B1A" w:rsidRDefault="00B36E4A">
      <w:pPr>
        <w:pStyle w:val="BodyText"/>
      </w:pPr>
      <w:r>
        <w:t>6.76e-20</w:t>
      </w:r>
    </w:p>
    <w:p w:rsidR="00113B1A" w:rsidRDefault="00B36E4A">
      <w:pPr>
        <w:pStyle w:val="BodyText"/>
      </w:pPr>
      <w:r>
        <w:t>-0.5</w:t>
      </w:r>
    </w:p>
    <w:p w:rsidR="00113B1A" w:rsidRDefault="00B36E4A">
      <w:pPr>
        <w:pStyle w:val="BodyText"/>
      </w:pPr>
      <w:r>
        <w:t>1.05e-09</w:t>
      </w:r>
    </w:p>
    <w:p w:rsidR="00113B1A" w:rsidRDefault="00B36E4A">
      <w:pPr>
        <w:pStyle w:val="BodyText"/>
      </w:pPr>
      <w:r>
        <w:t>miR-21</w:t>
      </w:r>
    </w:p>
    <w:p w:rsidR="00113B1A" w:rsidRDefault="00B36E4A">
      <w:pPr>
        <w:pStyle w:val="BodyText"/>
      </w:pPr>
      <w:r>
        <w:t>1.4</w:t>
      </w:r>
    </w:p>
    <w:p w:rsidR="00113B1A" w:rsidRDefault="00B36E4A">
      <w:pPr>
        <w:pStyle w:val="BodyText"/>
      </w:pPr>
      <w:r>
        <w:t>1.31e-17</w:t>
      </w:r>
    </w:p>
    <w:p w:rsidR="00113B1A" w:rsidRDefault="00B36E4A">
      <w:pPr>
        <w:pStyle w:val="BodyText"/>
      </w:pPr>
      <w:r>
        <w:t>2.3</w:t>
      </w:r>
    </w:p>
    <w:p w:rsidR="00113B1A" w:rsidRDefault="00B36E4A">
      <w:pPr>
        <w:pStyle w:val="BodyText"/>
      </w:pPr>
      <w:r>
        <w:t>2.07e-47</w:t>
      </w:r>
    </w:p>
    <w:p w:rsidR="00113B1A" w:rsidRDefault="00B36E4A">
      <w:pPr>
        <w:pStyle w:val="BodyText"/>
      </w:pPr>
      <w:r>
        <w:t>0.8</w:t>
      </w:r>
    </w:p>
    <w:p w:rsidR="00113B1A" w:rsidRDefault="00B36E4A">
      <w:pPr>
        <w:pStyle w:val="BodyText"/>
      </w:pPr>
      <w:r>
        <w:t>2.96e-11</w:t>
      </w:r>
    </w:p>
    <w:p w:rsidR="00113B1A" w:rsidRDefault="00B36E4A">
      <w:pPr>
        <w:pStyle w:val="BodyText"/>
      </w:pPr>
      <w:r>
        <w:t>miR-32</w:t>
      </w:r>
    </w:p>
    <w:p w:rsidR="00113B1A" w:rsidRDefault="00B36E4A">
      <w:pPr>
        <w:pStyle w:val="BodyText"/>
      </w:pPr>
      <w:r>
        <w:lastRenderedPageBreak/>
        <w:t>2.5</w:t>
      </w:r>
    </w:p>
    <w:p w:rsidR="00113B1A" w:rsidRDefault="00B36E4A">
      <w:pPr>
        <w:pStyle w:val="BodyText"/>
      </w:pPr>
      <w:r>
        <w:t>8.39e-43</w:t>
      </w:r>
    </w:p>
    <w:p w:rsidR="00113B1A" w:rsidRDefault="00B36E4A">
      <w:pPr>
        <w:pStyle w:val="BodyText"/>
      </w:pPr>
      <w:r>
        <w:t>2.2</w:t>
      </w:r>
    </w:p>
    <w:p w:rsidR="00113B1A" w:rsidRDefault="00B36E4A">
      <w:pPr>
        <w:pStyle w:val="BodyText"/>
      </w:pPr>
      <w:r>
        <w:t>3.10e-59</w:t>
      </w:r>
    </w:p>
    <w:p w:rsidR="00113B1A" w:rsidRDefault="00B36E4A">
      <w:pPr>
        <w:pStyle w:val="BodyText"/>
      </w:pPr>
      <w:r>
        <w:t>-0.3</w:t>
      </w:r>
    </w:p>
    <w:p w:rsidR="00113B1A" w:rsidRDefault="00B36E4A">
      <w:pPr>
        <w:pStyle w:val="BodyText"/>
      </w:pPr>
      <w:r>
        <w:t>7.60e-04</w:t>
      </w:r>
    </w:p>
    <w:p w:rsidR="00113B1A" w:rsidRDefault="00B36E4A">
      <w:pPr>
        <w:pStyle w:val="BodyText"/>
      </w:pPr>
      <w:r>
        <w:t>miR-155</w:t>
      </w:r>
    </w:p>
    <w:p w:rsidR="00113B1A" w:rsidRDefault="00B36E4A">
      <w:pPr>
        <w:pStyle w:val="BodyText"/>
      </w:pPr>
      <w:r>
        <w:t>-0.6</w:t>
      </w:r>
    </w:p>
    <w:p w:rsidR="00113B1A" w:rsidRDefault="00B36E4A">
      <w:pPr>
        <w:pStyle w:val="BodyText"/>
      </w:pPr>
      <w:r>
        <w:t>2.49e-12</w:t>
      </w:r>
    </w:p>
    <w:p w:rsidR="00113B1A" w:rsidRDefault="00B36E4A">
      <w:pPr>
        <w:pStyle w:val="BodyText"/>
      </w:pPr>
      <w:r>
        <w:t>-0.9</w:t>
      </w:r>
    </w:p>
    <w:p w:rsidR="00113B1A" w:rsidRDefault="00B36E4A">
      <w:pPr>
        <w:pStyle w:val="BodyText"/>
      </w:pPr>
      <w:r>
        <w:t>7.59e-33</w:t>
      </w:r>
    </w:p>
    <w:p w:rsidR="00113B1A" w:rsidRDefault="00B36E4A">
      <w:pPr>
        <w:pStyle w:val="BodyText"/>
      </w:pPr>
      <w:r>
        <w:t>-0.2</w:t>
      </w:r>
    </w:p>
    <w:p w:rsidR="00113B1A" w:rsidRDefault="00B36E4A">
      <w:pPr>
        <w:pStyle w:val="BodyText"/>
      </w:pPr>
      <w:r>
        <w:t>2.68e-07</w:t>
      </w:r>
    </w:p>
    <w:p w:rsidR="00113B1A" w:rsidRDefault="00B36E4A">
      <w:pPr>
        <w:pStyle w:val="BodyText"/>
      </w:pPr>
      <w:r>
        <w:t>miR-142</w:t>
      </w:r>
    </w:p>
    <w:p w:rsidR="00113B1A" w:rsidRDefault="00B36E4A">
      <w:pPr>
        <w:pStyle w:val="BodyText"/>
      </w:pPr>
      <w:r>
        <w:t>0.2</w:t>
      </w:r>
    </w:p>
    <w:p w:rsidR="00113B1A" w:rsidRDefault="00B36E4A">
      <w:pPr>
        <w:pStyle w:val="BodyText"/>
      </w:pPr>
      <w:r>
        <w:t>1.90e-01</w:t>
      </w:r>
    </w:p>
    <w:p w:rsidR="00113B1A" w:rsidRDefault="00B36E4A">
      <w:pPr>
        <w:pStyle w:val="BodyText"/>
      </w:pPr>
      <w:r>
        <w:t>-0.1</w:t>
      </w:r>
    </w:p>
    <w:p w:rsidR="00113B1A" w:rsidRDefault="00B36E4A">
      <w:pPr>
        <w:pStyle w:val="BodyText"/>
      </w:pPr>
      <w:r>
        <w:t>1.70e-01</w:t>
      </w:r>
    </w:p>
    <w:p w:rsidR="00113B1A" w:rsidRDefault="00B36E4A">
      <w:pPr>
        <w:pStyle w:val="BodyText"/>
      </w:pPr>
      <w:r>
        <w:t>-0.3</w:t>
      </w:r>
    </w:p>
    <w:p w:rsidR="00113B1A" w:rsidRDefault="00B36E4A">
      <w:pPr>
        <w:pStyle w:val="BodyText"/>
      </w:pPr>
      <w:r>
        <w:t>2.90e-04</w:t>
      </w:r>
    </w:p>
    <w:p w:rsidR="00113B1A" w:rsidRDefault="00B36E4A">
      <w:pPr>
        <w:pStyle w:val="BodyText"/>
      </w:pPr>
      <w:r>
        <w:t>miR-197</w:t>
      </w:r>
    </w:p>
    <w:p w:rsidR="00113B1A" w:rsidRDefault="00B36E4A">
      <w:pPr>
        <w:pStyle w:val="BodyText"/>
      </w:pPr>
      <w:r>
        <w:t>0.5</w:t>
      </w:r>
    </w:p>
    <w:p w:rsidR="00113B1A" w:rsidRDefault="00B36E4A">
      <w:pPr>
        <w:pStyle w:val="BodyText"/>
      </w:pPr>
      <w:r>
        <w:t>2.95e-20</w:t>
      </w:r>
    </w:p>
    <w:p w:rsidR="00113B1A" w:rsidRDefault="00B36E4A">
      <w:pPr>
        <w:pStyle w:val="BodyText"/>
      </w:pPr>
      <w:r>
        <w:t>0.7</w:t>
      </w:r>
    </w:p>
    <w:p w:rsidR="00113B1A" w:rsidRDefault="00B36E4A">
      <w:pPr>
        <w:pStyle w:val="BodyText"/>
      </w:pPr>
      <w:r>
        <w:t>1.59e-47</w:t>
      </w:r>
    </w:p>
    <w:p w:rsidR="00113B1A" w:rsidRDefault="00B36E4A">
      <w:pPr>
        <w:pStyle w:val="BodyText"/>
      </w:pPr>
      <w:r>
        <w:t>0.2</w:t>
      </w:r>
    </w:p>
    <w:p w:rsidR="00113B1A" w:rsidRDefault="00B36E4A">
      <w:pPr>
        <w:pStyle w:val="BodyText"/>
      </w:pPr>
      <w:r>
        <w:t>8.58e-09</w:t>
      </w:r>
    </w:p>
    <w:p w:rsidR="00113B1A" w:rsidRDefault="00B36E4A">
      <w:pPr>
        <w:pStyle w:val="BodyText"/>
      </w:pPr>
      <w:r>
        <w:t>miR-29A</w:t>
      </w:r>
    </w:p>
    <w:p w:rsidR="00113B1A" w:rsidRDefault="00B36E4A">
      <w:pPr>
        <w:pStyle w:val="BodyText"/>
      </w:pPr>
      <w:r>
        <w:lastRenderedPageBreak/>
        <w:t>0.7</w:t>
      </w:r>
    </w:p>
    <w:p w:rsidR="00113B1A" w:rsidRDefault="00B36E4A">
      <w:pPr>
        <w:pStyle w:val="BodyText"/>
      </w:pPr>
      <w:r>
        <w:t>7.76e-29</w:t>
      </w:r>
    </w:p>
    <w:p w:rsidR="00113B1A" w:rsidRDefault="00B36E4A">
      <w:pPr>
        <w:pStyle w:val="BodyText"/>
      </w:pPr>
      <w:r>
        <w:t>0.1</w:t>
      </w:r>
    </w:p>
    <w:p w:rsidR="00113B1A" w:rsidRDefault="00B36E4A">
      <w:pPr>
        <w:pStyle w:val="BodyText"/>
      </w:pPr>
      <w:r>
        <w:t>1.70e-01</w:t>
      </w:r>
    </w:p>
    <w:p w:rsidR="00113B1A" w:rsidRDefault="00B36E4A">
      <w:pPr>
        <w:pStyle w:val="BodyText"/>
      </w:pPr>
      <w:r>
        <w:t>-0.5</w:t>
      </w:r>
    </w:p>
    <w:p w:rsidR="00113B1A" w:rsidRDefault="00B36E4A">
      <w:pPr>
        <w:pStyle w:val="BodyText"/>
      </w:pPr>
      <w:r>
        <w:t>2.14e-10</w:t>
      </w:r>
    </w:p>
    <w:p w:rsidR="00113B1A" w:rsidRDefault="00B36E4A">
      <w:pPr>
        <w:pStyle w:val="BodyText"/>
      </w:pPr>
      <w:r>
        <w:t>miR-320C1</w:t>
      </w:r>
    </w:p>
    <w:p w:rsidR="00113B1A" w:rsidRDefault="00B36E4A">
      <w:pPr>
        <w:pStyle w:val="BodyText"/>
      </w:pPr>
      <w:r>
        <w:t>0.8</w:t>
      </w:r>
    </w:p>
    <w:p w:rsidR="00113B1A" w:rsidRDefault="00B36E4A">
      <w:pPr>
        <w:pStyle w:val="BodyText"/>
      </w:pPr>
      <w:r>
        <w:t>4.72e-22</w:t>
      </w:r>
    </w:p>
    <w:p w:rsidR="00113B1A" w:rsidRDefault="00B36E4A">
      <w:pPr>
        <w:pStyle w:val="BodyText"/>
      </w:pPr>
      <w:r>
        <w:t>0.5</w:t>
      </w:r>
    </w:p>
    <w:p w:rsidR="00113B1A" w:rsidRDefault="00B36E4A">
      <w:pPr>
        <w:pStyle w:val="BodyText"/>
      </w:pPr>
      <w:r>
        <w:t>1.89e-30</w:t>
      </w:r>
    </w:p>
    <w:p w:rsidR="00113B1A" w:rsidRDefault="00B36E4A">
      <w:pPr>
        <w:pStyle w:val="BodyText"/>
      </w:pPr>
      <w:r>
        <w:t>-0.2</w:t>
      </w:r>
    </w:p>
    <w:p w:rsidR="00113B1A" w:rsidRDefault="00B36E4A">
      <w:pPr>
        <w:pStyle w:val="BodyText"/>
      </w:pPr>
      <w:r>
        <w:t>1.84e-05</w:t>
      </w:r>
    </w:p>
    <w:p w:rsidR="00113B1A" w:rsidRDefault="00B36E4A">
      <w:pPr>
        <w:pStyle w:val="CaptionedFigure"/>
      </w:pPr>
      <w:r>
        <w:rPr>
          <w:noProof/>
        </w:rPr>
        <w:lastRenderedPageBreak/>
        <w:drawing>
          <wp:inline distT="0" distB="0" distL="0" distR="0" wp14:anchorId="537B8B00" wp14:editId="45906B92">
            <wp:extent cx="5334000" cy="4529191"/>
            <wp:effectExtent l="0" t="0" r="0" b="0"/>
            <wp:docPr id="50" name="Picture" descr="Figure 3.5: Expression profile of miR-186, miR-21, and miR32 in Healthy, CAD, and MI samples."/>
            <wp:cNvGraphicFramePr/>
            <a:graphic xmlns:a="http://schemas.openxmlformats.org/drawingml/2006/main">
              <a:graphicData uri="http://schemas.openxmlformats.org/drawingml/2006/picture">
                <pic:pic xmlns:pic="http://schemas.openxmlformats.org/drawingml/2006/picture">
                  <pic:nvPicPr>
                    <pic:cNvPr id="51" name="Picture" descr="../ML/Pics/DEGs%20healthy%20not-healthy/DEMs%20Expression.pdf"/>
                    <pic:cNvPicPr>
                      <a:picLocks noChangeAspect="1" noChangeArrowheads="1"/>
                    </pic:cNvPicPr>
                  </pic:nvPicPr>
                  <pic:blipFill>
                    <a:blip r:embed="rId11"/>
                    <a:stretch>
                      <a:fillRect/>
                    </a:stretch>
                  </pic:blipFill>
                  <pic:spPr bwMode="auto">
                    <a:xfrm>
                      <a:off x="0" y="0"/>
                      <a:ext cx="5334000" cy="4529191"/>
                    </a:xfrm>
                    <a:prstGeom prst="rect">
                      <a:avLst/>
                    </a:prstGeom>
                    <a:noFill/>
                    <a:ln w="9525">
                      <a:noFill/>
                      <a:headEnd/>
                      <a:tailEnd/>
                    </a:ln>
                  </pic:spPr>
                </pic:pic>
              </a:graphicData>
            </a:graphic>
          </wp:inline>
        </w:drawing>
      </w:r>
    </w:p>
    <w:p w:rsidR="00113B1A" w:rsidRPr="005D3561" w:rsidRDefault="00B36E4A">
      <w:pPr>
        <w:pStyle w:val="ImageCaption"/>
        <w:rPr>
          <w:rFonts w:asciiTheme="minorBidi" w:hAnsiTheme="minorBidi"/>
          <w:i w:val="0"/>
          <w:iCs/>
          <w:rPrChange w:id="1003" w:author="Reza Rahbarghazi" w:date="2023-04-23T07:13:00Z">
            <w:rPr/>
          </w:rPrChange>
        </w:rPr>
      </w:pPr>
      <w:r w:rsidRPr="005D3561">
        <w:rPr>
          <w:rFonts w:asciiTheme="minorBidi" w:hAnsiTheme="minorBidi"/>
          <w:i w:val="0"/>
          <w:iCs/>
          <w:rPrChange w:id="1004" w:author="Reza Rahbarghazi" w:date="2023-04-23T07:13:00Z">
            <w:rPr/>
          </w:rPrChange>
        </w:rPr>
        <w:t>Figure 3.5: Expression profile of miR-186, miR-21, and miR32 in Healthy, CAD, and MI samples.</w:t>
      </w:r>
    </w:p>
    <w:p w:rsidR="00113B1A" w:rsidRDefault="00B36E4A">
      <w:pPr>
        <w:pStyle w:val="CaptionedFigure"/>
      </w:pPr>
      <w:r>
        <w:rPr>
          <w:noProof/>
        </w:rPr>
        <w:drawing>
          <wp:inline distT="0" distB="0" distL="0" distR="0" wp14:anchorId="507BA172" wp14:editId="31ED7159">
            <wp:extent cx="5334000" cy="2133600"/>
            <wp:effectExtent l="0" t="0" r="0" b="0"/>
            <wp:docPr id="53" name="Picture" descr="Figure 3.6: ROC curve for single miRNAs on test set classification for (A) healthy and not-healthy samples and (B) CAD and MI samples."/>
            <wp:cNvGraphicFramePr/>
            <a:graphic xmlns:a="http://schemas.openxmlformats.org/drawingml/2006/main">
              <a:graphicData uri="http://schemas.openxmlformats.org/drawingml/2006/picture">
                <pic:pic xmlns:pic="http://schemas.openxmlformats.org/drawingml/2006/picture">
                  <pic:nvPicPr>
                    <pic:cNvPr id="54" name="Picture" descr="../ML/Pics/miRs%20ROCs.pdf"/>
                    <pic:cNvPicPr>
                      <a:picLocks noChangeAspect="1" noChangeArrowheads="1"/>
                    </pic:cNvPicPr>
                  </pic:nvPicPr>
                  <pic:blipFill>
                    <a:blip r:embed="rId12"/>
                    <a:stretch>
                      <a:fillRect/>
                    </a:stretch>
                  </pic:blipFill>
                  <pic:spPr bwMode="auto">
                    <a:xfrm>
                      <a:off x="0" y="0"/>
                      <a:ext cx="5334000" cy="2133600"/>
                    </a:xfrm>
                    <a:prstGeom prst="rect">
                      <a:avLst/>
                    </a:prstGeom>
                    <a:noFill/>
                    <a:ln w="9525">
                      <a:noFill/>
                      <a:headEnd/>
                      <a:tailEnd/>
                    </a:ln>
                  </pic:spPr>
                </pic:pic>
              </a:graphicData>
            </a:graphic>
          </wp:inline>
        </w:drawing>
      </w:r>
    </w:p>
    <w:p w:rsidR="00113B1A" w:rsidRPr="005D3561" w:rsidRDefault="00B36E4A" w:rsidP="005D3561">
      <w:pPr>
        <w:pStyle w:val="ImageCaption"/>
        <w:spacing w:line="360" w:lineRule="auto"/>
        <w:rPr>
          <w:rFonts w:asciiTheme="minorBidi" w:hAnsiTheme="minorBidi"/>
          <w:i w:val="0"/>
          <w:iCs/>
          <w:rPrChange w:id="1005" w:author="Reza Rahbarghazi" w:date="2023-04-23T07:13:00Z">
            <w:rPr/>
          </w:rPrChange>
        </w:rPr>
        <w:pPrChange w:id="1006" w:author="Reza Rahbarghazi" w:date="2023-04-23T07:13:00Z">
          <w:pPr>
            <w:pStyle w:val="ImageCaption"/>
          </w:pPr>
        </w:pPrChange>
      </w:pPr>
      <w:r w:rsidRPr="005D3561">
        <w:rPr>
          <w:rFonts w:asciiTheme="minorBidi" w:hAnsiTheme="minorBidi"/>
          <w:i w:val="0"/>
          <w:iCs/>
          <w:rPrChange w:id="1007" w:author="Reza Rahbarghazi" w:date="2023-04-23T07:13:00Z">
            <w:rPr/>
          </w:rPrChange>
        </w:rPr>
        <w:t>Figure 3.6: ROC curve for single miRNAs on test set classification for (A) healthy and not-healthy samples and (B) CAD and MI samples.</w:t>
      </w:r>
    </w:p>
    <w:p w:rsidR="00113B1A" w:rsidRPr="005D3561" w:rsidRDefault="00B36E4A">
      <w:pPr>
        <w:pStyle w:val="Heading4"/>
        <w:rPr>
          <w:rFonts w:asciiTheme="minorBidi" w:hAnsiTheme="minorBidi" w:cstheme="minorBidi"/>
          <w:b/>
          <w:bCs w:val="0"/>
          <w:rPrChange w:id="1008" w:author="Reza Rahbarghazi" w:date="2023-04-23T07:13:00Z">
            <w:rPr/>
          </w:rPrChange>
        </w:rPr>
      </w:pPr>
      <w:bookmarkStart w:id="1009" w:name="X24bf54fad346d12af325036b780c77383aba59e"/>
      <w:r w:rsidRPr="005D3561">
        <w:rPr>
          <w:rStyle w:val="SectionNumber"/>
          <w:rFonts w:asciiTheme="minorBidi" w:hAnsiTheme="minorBidi" w:cstheme="minorBidi"/>
          <w:b/>
          <w:bCs w:val="0"/>
          <w:rPrChange w:id="1010" w:author="Reza Rahbarghazi" w:date="2023-04-23T07:13:00Z">
            <w:rPr>
              <w:rStyle w:val="SectionNumber"/>
            </w:rPr>
          </w:rPrChange>
        </w:rPr>
        <w:lastRenderedPageBreak/>
        <w:t>3.4.1.1</w:t>
      </w:r>
      <w:r w:rsidRPr="005D3561">
        <w:rPr>
          <w:rFonts w:asciiTheme="minorBidi" w:hAnsiTheme="minorBidi" w:cstheme="minorBidi"/>
          <w:b/>
          <w:bCs w:val="0"/>
          <w:rPrChange w:id="1011" w:author="Reza Rahbarghazi" w:date="2023-04-23T07:13:00Z">
            <w:rPr/>
          </w:rPrChange>
        </w:rPr>
        <w:tab/>
        <w:t>First layer for healthy no</w:t>
      </w:r>
      <w:ins w:id="1012" w:author="Reza Rahbarghazi" w:date="2023-04-23T07:13:00Z">
        <w:r w:rsidR="005D3561">
          <w:rPr>
            <w:rFonts w:asciiTheme="minorBidi" w:hAnsiTheme="minorBidi" w:cstheme="minorBidi"/>
            <w:b/>
            <w:bCs w:val="0"/>
          </w:rPr>
          <w:t>n</w:t>
        </w:r>
      </w:ins>
      <w:del w:id="1013" w:author="Reza Rahbarghazi" w:date="2023-04-23T07:13:00Z">
        <w:r w:rsidRPr="005D3561" w:rsidDel="005D3561">
          <w:rPr>
            <w:rFonts w:asciiTheme="minorBidi" w:hAnsiTheme="minorBidi" w:cstheme="minorBidi"/>
            <w:b/>
            <w:bCs w:val="0"/>
            <w:rPrChange w:id="1014" w:author="Reza Rahbarghazi" w:date="2023-04-23T07:13:00Z">
              <w:rPr/>
            </w:rPrChange>
          </w:rPr>
          <w:delText>t</w:delText>
        </w:r>
      </w:del>
      <w:r w:rsidRPr="005D3561">
        <w:rPr>
          <w:rFonts w:asciiTheme="minorBidi" w:hAnsiTheme="minorBidi" w:cstheme="minorBidi"/>
          <w:b/>
          <w:bCs w:val="0"/>
          <w:rPrChange w:id="1015" w:author="Reza Rahbarghazi" w:date="2023-04-23T07:13:00Z">
            <w:rPr/>
          </w:rPrChange>
        </w:rPr>
        <w:t xml:space="preserve">-healthy </w:t>
      </w:r>
      <w:ins w:id="1016" w:author="Reza Rahbarghazi" w:date="2023-04-23T07:13:00Z">
        <w:r w:rsidR="005D3561">
          <w:rPr>
            <w:rFonts w:asciiTheme="minorBidi" w:hAnsiTheme="minorBidi" w:cstheme="minorBidi"/>
            <w:b/>
            <w:bCs w:val="0"/>
          </w:rPr>
          <w:t>isolation</w:t>
        </w:r>
      </w:ins>
      <w:del w:id="1017" w:author="Reza Rahbarghazi" w:date="2023-04-23T07:13:00Z">
        <w:r w:rsidRPr="005D3561" w:rsidDel="005D3561">
          <w:rPr>
            <w:rFonts w:asciiTheme="minorBidi" w:hAnsiTheme="minorBidi" w:cstheme="minorBidi"/>
            <w:b/>
            <w:bCs w:val="0"/>
            <w:rPrChange w:id="1018" w:author="Reza Rahbarghazi" w:date="2023-04-23T07:13:00Z">
              <w:rPr/>
            </w:rPrChange>
          </w:rPr>
          <w:delText>seperation:</w:delText>
        </w:r>
      </w:del>
    </w:p>
    <w:p w:rsidR="00113B1A" w:rsidRPr="005D3561" w:rsidRDefault="00B36E4A" w:rsidP="005D3561">
      <w:pPr>
        <w:pStyle w:val="FirstParagraph"/>
        <w:spacing w:line="360" w:lineRule="auto"/>
        <w:jc w:val="both"/>
        <w:rPr>
          <w:rFonts w:asciiTheme="minorBidi" w:hAnsiTheme="minorBidi"/>
          <w:rPrChange w:id="1019" w:author="Reza Rahbarghazi" w:date="2023-04-23T07:13:00Z">
            <w:rPr/>
          </w:rPrChange>
        </w:rPr>
        <w:pPrChange w:id="1020" w:author="Reza Rahbarghazi" w:date="2023-04-23T07:14:00Z">
          <w:pPr>
            <w:pStyle w:val="FirstParagraph"/>
          </w:pPr>
        </w:pPrChange>
      </w:pPr>
      <w:r w:rsidRPr="005D3561">
        <w:rPr>
          <w:rFonts w:asciiTheme="minorBidi" w:hAnsiTheme="minorBidi"/>
          <w:rPrChange w:id="1021" w:author="Reza Rahbarghazi" w:date="2023-04-23T07:13:00Z">
            <w:rPr/>
          </w:rPrChange>
        </w:rPr>
        <w:t>Although single miRNAs had acceptable performance, their predictive value could be improved even further by using them as a set. The ROC curve for the SVM model with an RBF kernel trained with all three miRNAs is presented in Fig</w:t>
      </w:r>
      <w:ins w:id="1022" w:author="Reza Rahbarghazi" w:date="2023-04-23T07:13:00Z">
        <w:r w:rsidR="005D3561">
          <w:rPr>
            <w:rFonts w:asciiTheme="minorBidi" w:hAnsiTheme="minorBidi"/>
          </w:rPr>
          <w:t xml:space="preserve">ure </w:t>
        </w:r>
      </w:ins>
      <w:r w:rsidRPr="005D3561">
        <w:rPr>
          <w:rFonts w:asciiTheme="minorBidi" w:hAnsiTheme="minorBidi"/>
          <w:rPrChange w:id="1023" w:author="Reza Rahbarghazi" w:date="2023-04-23T07:13:00Z">
            <w:rPr/>
          </w:rPrChange>
        </w:rPr>
        <w:t xml:space="preserve">3.7A. The model had a better performance in classification than single miRNAs.The AUC for the model is 1, and its accuracy on </w:t>
      </w:r>
      <w:ins w:id="1024" w:author="Reza Rahbarghazi" w:date="2023-04-23T07:27:00Z">
        <w:r w:rsidR="00C6552F">
          <w:rPr>
            <w:rFonts w:asciiTheme="minorBidi" w:hAnsiTheme="minorBidi"/>
          </w:rPr>
          <w:t xml:space="preserve">the </w:t>
        </w:r>
      </w:ins>
      <w:r w:rsidRPr="005D3561">
        <w:rPr>
          <w:rFonts w:asciiTheme="minorBidi" w:hAnsiTheme="minorBidi"/>
          <w:rPrChange w:id="1025" w:author="Reza Rahbarghazi" w:date="2023-04-23T07:13:00Z">
            <w:rPr/>
          </w:rPrChange>
        </w:rPr>
        <w:t xml:space="preserve">test set was also 1. </w:t>
      </w:r>
      <w:ins w:id="1026" w:author="Reza Rahbarghazi" w:date="2023-04-23T07:14:00Z">
        <w:r w:rsidR="005D3561" w:rsidRPr="00BD1D94">
          <w:rPr>
            <w:rFonts w:asciiTheme="minorBidi" w:hAnsiTheme="minorBidi"/>
          </w:rPr>
          <w:t>In</w:t>
        </w:r>
        <w:r w:rsidR="005D3561" w:rsidRPr="00BD1D94">
          <w:rPr>
            <w:rFonts w:asciiTheme="minorBidi" w:hAnsiTheme="minorBidi"/>
          </w:rPr>
          <w:t xml:space="preserve"> Fig</w:t>
        </w:r>
        <w:r w:rsidR="005D3561">
          <w:rPr>
            <w:rFonts w:asciiTheme="minorBidi" w:hAnsiTheme="minorBidi"/>
          </w:rPr>
          <w:t xml:space="preserve">ure </w:t>
        </w:r>
        <w:r w:rsidR="005D3561" w:rsidRPr="00BD1D94">
          <w:rPr>
            <w:rFonts w:asciiTheme="minorBidi" w:hAnsiTheme="minorBidi"/>
          </w:rPr>
          <w:t>3.8A</w:t>
        </w:r>
        <w:r w:rsidR="005D3561">
          <w:rPr>
            <w:rFonts w:asciiTheme="minorBidi" w:hAnsiTheme="minorBidi"/>
          </w:rPr>
          <w:t>,</w:t>
        </w:r>
        <w:r w:rsidR="005D3561" w:rsidRPr="005D3561">
          <w:rPr>
            <w:rFonts w:asciiTheme="minorBidi" w:hAnsiTheme="minorBidi"/>
            <w:rPrChange w:id="1027" w:author="Reza Rahbarghazi" w:date="2023-04-23T07:13:00Z">
              <w:rPr>
                <w:rFonts w:asciiTheme="minorBidi" w:hAnsiTheme="minorBidi"/>
              </w:rPr>
            </w:rPrChange>
          </w:rPr>
          <w:t xml:space="preserve"> </w:t>
        </w:r>
      </w:ins>
      <w:del w:id="1028" w:author="Reza Rahbarghazi" w:date="2023-04-23T07:14:00Z">
        <w:r w:rsidRPr="005D3561" w:rsidDel="005D3561">
          <w:rPr>
            <w:rFonts w:asciiTheme="minorBidi" w:hAnsiTheme="minorBidi"/>
            <w:rPrChange w:id="1029" w:author="Reza Rahbarghazi" w:date="2023-04-23T07:13:00Z">
              <w:rPr/>
            </w:rPrChange>
          </w:rPr>
          <w:delText xml:space="preserve">The </w:delText>
        </w:r>
      </w:del>
      <w:ins w:id="1030" w:author="Reza Rahbarghazi" w:date="2023-04-23T07:14:00Z">
        <w:r w:rsidR="005D3561">
          <w:rPr>
            <w:rFonts w:asciiTheme="minorBidi" w:hAnsiTheme="minorBidi"/>
          </w:rPr>
          <w:t>t</w:t>
        </w:r>
        <w:r w:rsidR="005D3561" w:rsidRPr="005D3561">
          <w:rPr>
            <w:rFonts w:asciiTheme="minorBidi" w:hAnsiTheme="minorBidi"/>
            <w:rPrChange w:id="1031" w:author="Reza Rahbarghazi" w:date="2023-04-23T07:13:00Z">
              <w:rPr/>
            </w:rPrChange>
          </w:rPr>
          <w:t xml:space="preserve">he </w:t>
        </w:r>
      </w:ins>
      <w:r w:rsidRPr="005D3561">
        <w:rPr>
          <w:rFonts w:asciiTheme="minorBidi" w:hAnsiTheme="minorBidi"/>
          <w:rPrChange w:id="1032" w:author="Reza Rahbarghazi" w:date="2023-04-23T07:13:00Z">
            <w:rPr/>
          </w:rPrChange>
        </w:rPr>
        <w:t>confusion matrix for the model is presented</w:t>
      </w:r>
      <w:del w:id="1033" w:author="Reza Rahbarghazi" w:date="2023-04-23T07:14:00Z">
        <w:r w:rsidRPr="005D3561" w:rsidDel="005D3561">
          <w:rPr>
            <w:rFonts w:asciiTheme="minorBidi" w:hAnsiTheme="minorBidi"/>
            <w:rPrChange w:id="1034" w:author="Reza Rahbarghazi" w:date="2023-04-23T07:13:00Z">
              <w:rPr/>
            </w:rPrChange>
          </w:rPr>
          <w:delText xml:space="preserve"> in Fig3.8A</w:delText>
        </w:r>
      </w:del>
      <w:r w:rsidRPr="005D3561">
        <w:rPr>
          <w:rFonts w:asciiTheme="minorBidi" w:hAnsiTheme="minorBidi"/>
          <w:rPrChange w:id="1035" w:author="Reza Rahbarghazi" w:date="2023-04-23T07:13:00Z">
            <w:rPr/>
          </w:rPrChange>
        </w:rPr>
        <w:t>.</w:t>
      </w:r>
    </w:p>
    <w:p w:rsidR="00113B1A" w:rsidRDefault="00B36E4A">
      <w:pPr>
        <w:pStyle w:val="CaptionedFigure"/>
      </w:pPr>
      <w:r>
        <w:rPr>
          <w:noProof/>
        </w:rPr>
        <w:drawing>
          <wp:inline distT="0" distB="0" distL="0" distR="0" wp14:anchorId="7D22427D" wp14:editId="265DA97A">
            <wp:extent cx="5334000" cy="2133600"/>
            <wp:effectExtent l="0" t="0" r="0" b="0"/>
            <wp:docPr id="56" name="Picture" descr="Figure 3.7: ROC curve for miRNAs in DEGs on test set classification for (A) healthy and not-healthy samples and (B) CAD and MI samples."/>
            <wp:cNvGraphicFramePr/>
            <a:graphic xmlns:a="http://schemas.openxmlformats.org/drawingml/2006/main">
              <a:graphicData uri="http://schemas.openxmlformats.org/drawingml/2006/picture">
                <pic:pic xmlns:pic="http://schemas.openxmlformats.org/drawingml/2006/picture">
                  <pic:nvPicPr>
                    <pic:cNvPr id="57" name="Picture" descr="../ML/Pics/DEMs%20ROCs%20h%20not%20h%20cad%20mi.pdf"/>
                    <pic:cNvPicPr>
                      <a:picLocks noChangeAspect="1" noChangeArrowheads="1"/>
                    </pic:cNvPicPr>
                  </pic:nvPicPr>
                  <pic:blipFill>
                    <a:blip r:embed="rId13"/>
                    <a:stretch>
                      <a:fillRect/>
                    </a:stretch>
                  </pic:blipFill>
                  <pic:spPr bwMode="auto">
                    <a:xfrm>
                      <a:off x="0" y="0"/>
                      <a:ext cx="5334000" cy="2133600"/>
                    </a:xfrm>
                    <a:prstGeom prst="rect">
                      <a:avLst/>
                    </a:prstGeom>
                    <a:noFill/>
                    <a:ln w="9525">
                      <a:noFill/>
                      <a:headEnd/>
                      <a:tailEnd/>
                    </a:ln>
                  </pic:spPr>
                </pic:pic>
              </a:graphicData>
            </a:graphic>
          </wp:inline>
        </w:drawing>
      </w:r>
    </w:p>
    <w:p w:rsidR="00113B1A" w:rsidRPr="005D3561" w:rsidRDefault="00B36E4A" w:rsidP="005D3561">
      <w:pPr>
        <w:pStyle w:val="ImageCaption"/>
        <w:spacing w:line="360" w:lineRule="auto"/>
        <w:rPr>
          <w:rFonts w:asciiTheme="minorBidi" w:hAnsiTheme="minorBidi"/>
          <w:i w:val="0"/>
          <w:iCs/>
          <w:rPrChange w:id="1036" w:author="Reza Rahbarghazi" w:date="2023-04-23T07:14:00Z">
            <w:rPr/>
          </w:rPrChange>
        </w:rPr>
        <w:pPrChange w:id="1037" w:author="Reza Rahbarghazi" w:date="2023-04-23T07:14:00Z">
          <w:pPr>
            <w:pStyle w:val="ImageCaption"/>
          </w:pPr>
        </w:pPrChange>
      </w:pPr>
      <w:r w:rsidRPr="005D3561">
        <w:rPr>
          <w:rFonts w:asciiTheme="minorBidi" w:hAnsiTheme="minorBidi"/>
          <w:i w:val="0"/>
          <w:iCs/>
          <w:rPrChange w:id="1038" w:author="Reza Rahbarghazi" w:date="2023-04-23T07:14:00Z">
            <w:rPr/>
          </w:rPrChange>
        </w:rPr>
        <w:t>Figure 3.7: ROC curve for miRNAs in DEGs on test set classification for (A) healthy and not-healthy samples and (B) CAD and MI samples.</w:t>
      </w:r>
    </w:p>
    <w:p w:rsidR="00113B1A" w:rsidRDefault="00B36E4A">
      <w:pPr>
        <w:pStyle w:val="CaptionedFigure"/>
      </w:pPr>
      <w:r>
        <w:rPr>
          <w:noProof/>
        </w:rPr>
        <w:drawing>
          <wp:inline distT="0" distB="0" distL="0" distR="0" wp14:anchorId="723B6EBB" wp14:editId="6D13EBB9">
            <wp:extent cx="5334000" cy="2461846"/>
            <wp:effectExtent l="0" t="0" r="0" b="0"/>
            <wp:docPr id="59" name="Picture" descr="Figure 3.8: Confusion matrix on the test set for (A) An SVM model with RBF kernel for healthy and not-healthy samples classification. and (B) An SVM model with linear kernel for CAD and MI samples classification."/>
            <wp:cNvGraphicFramePr/>
            <a:graphic xmlns:a="http://schemas.openxmlformats.org/drawingml/2006/main">
              <a:graphicData uri="http://schemas.openxmlformats.org/drawingml/2006/picture">
                <pic:pic xmlns:pic="http://schemas.openxmlformats.org/drawingml/2006/picture">
                  <pic:nvPicPr>
                    <pic:cNvPr id="60" name="Picture" descr="../ML/Pics/DEMs%20Conf.%20matrix.pdf"/>
                    <pic:cNvPicPr>
                      <a:picLocks noChangeAspect="1" noChangeArrowheads="1"/>
                    </pic:cNvPicPr>
                  </pic:nvPicPr>
                  <pic:blipFill>
                    <a:blip r:embed="rId14"/>
                    <a:stretch>
                      <a:fillRect/>
                    </a:stretch>
                  </pic:blipFill>
                  <pic:spPr bwMode="auto">
                    <a:xfrm>
                      <a:off x="0" y="0"/>
                      <a:ext cx="5334000" cy="2461846"/>
                    </a:xfrm>
                    <a:prstGeom prst="rect">
                      <a:avLst/>
                    </a:prstGeom>
                    <a:noFill/>
                    <a:ln w="9525">
                      <a:noFill/>
                      <a:headEnd/>
                      <a:tailEnd/>
                    </a:ln>
                  </pic:spPr>
                </pic:pic>
              </a:graphicData>
            </a:graphic>
          </wp:inline>
        </w:drawing>
      </w:r>
    </w:p>
    <w:p w:rsidR="00113B1A" w:rsidRPr="005D3561" w:rsidRDefault="00B36E4A" w:rsidP="005D3561">
      <w:pPr>
        <w:pStyle w:val="ImageCaption"/>
        <w:spacing w:line="360" w:lineRule="auto"/>
        <w:jc w:val="lowKashida"/>
        <w:rPr>
          <w:rFonts w:asciiTheme="minorBidi" w:hAnsiTheme="minorBidi"/>
          <w:i w:val="0"/>
          <w:iCs/>
          <w:rPrChange w:id="1039" w:author="Reza Rahbarghazi" w:date="2023-04-23T07:14:00Z">
            <w:rPr/>
          </w:rPrChange>
        </w:rPr>
        <w:pPrChange w:id="1040" w:author="Reza Rahbarghazi" w:date="2023-04-23T07:14:00Z">
          <w:pPr>
            <w:pStyle w:val="ImageCaption"/>
          </w:pPr>
        </w:pPrChange>
      </w:pPr>
      <w:r w:rsidRPr="005D3561">
        <w:rPr>
          <w:rFonts w:asciiTheme="minorBidi" w:hAnsiTheme="minorBidi"/>
          <w:i w:val="0"/>
          <w:iCs/>
          <w:rPrChange w:id="1041" w:author="Reza Rahbarghazi" w:date="2023-04-23T07:14:00Z">
            <w:rPr/>
          </w:rPrChange>
        </w:rPr>
        <w:t>Figure 3.8: Confusion matrix on the test set for (A) An SVM model with RBF kernel for healthy and not-healthy samples classification</w:t>
      </w:r>
      <w:ins w:id="1042" w:author="Reza Rahbarghazi" w:date="2023-04-23T07:14:00Z">
        <w:r w:rsidR="005D3561">
          <w:rPr>
            <w:rFonts w:asciiTheme="minorBidi" w:hAnsiTheme="minorBidi"/>
            <w:i w:val="0"/>
            <w:iCs/>
          </w:rPr>
          <w:t xml:space="preserve"> </w:t>
        </w:r>
      </w:ins>
      <w:del w:id="1043" w:author="Reza Rahbarghazi" w:date="2023-04-23T07:14:00Z">
        <w:r w:rsidRPr="005D3561" w:rsidDel="005D3561">
          <w:rPr>
            <w:rFonts w:asciiTheme="minorBidi" w:hAnsiTheme="minorBidi"/>
            <w:i w:val="0"/>
            <w:iCs/>
            <w:rPrChange w:id="1044" w:author="Reza Rahbarghazi" w:date="2023-04-23T07:14:00Z">
              <w:rPr/>
            </w:rPrChange>
          </w:rPr>
          <w:delText>. and</w:delText>
        </w:r>
      </w:del>
      <w:ins w:id="1045" w:author="Reza Rahbarghazi" w:date="2023-04-23T07:14:00Z">
        <w:r w:rsidR="005D3561">
          <w:rPr>
            <w:rFonts w:asciiTheme="minorBidi" w:hAnsiTheme="minorBidi"/>
            <w:i w:val="0"/>
            <w:iCs/>
          </w:rPr>
          <w:t>a</w:t>
        </w:r>
        <w:r w:rsidR="005D3561" w:rsidRPr="005D3561">
          <w:rPr>
            <w:rFonts w:asciiTheme="minorBidi" w:hAnsiTheme="minorBidi"/>
            <w:i w:val="0"/>
            <w:iCs/>
            <w:rPrChange w:id="1046" w:author="Reza Rahbarghazi" w:date="2023-04-23T07:14:00Z">
              <w:rPr>
                <w:rFonts w:asciiTheme="minorBidi" w:hAnsiTheme="minorBidi"/>
                <w:i w:val="0"/>
                <w:iCs/>
              </w:rPr>
            </w:rPrChange>
          </w:rPr>
          <w:t>nd</w:t>
        </w:r>
      </w:ins>
      <w:r w:rsidRPr="005D3561">
        <w:rPr>
          <w:rFonts w:asciiTheme="minorBidi" w:hAnsiTheme="minorBidi"/>
          <w:i w:val="0"/>
          <w:iCs/>
          <w:rPrChange w:id="1047" w:author="Reza Rahbarghazi" w:date="2023-04-23T07:14:00Z">
            <w:rPr/>
          </w:rPrChange>
        </w:rPr>
        <w:t xml:space="preserve"> (B) An SVM model with linear kernel for CAD and MI samples classification.</w:t>
      </w:r>
    </w:p>
    <w:p w:rsidR="00113B1A" w:rsidRPr="006F4156" w:rsidRDefault="00B36E4A" w:rsidP="006F4156">
      <w:pPr>
        <w:pStyle w:val="Heading4"/>
        <w:rPr>
          <w:rStyle w:val="SectionNumber"/>
          <w:rFonts w:asciiTheme="minorBidi" w:hAnsiTheme="minorBidi" w:cstheme="minorBidi"/>
          <w:b/>
          <w:bCs w:val="0"/>
          <w:rPrChange w:id="1048" w:author="Reza Rahbarghazi" w:date="2023-04-23T07:17:00Z">
            <w:rPr/>
          </w:rPrChange>
        </w:rPr>
        <w:pPrChange w:id="1049" w:author="Reza Rahbarghazi" w:date="2023-04-23T07:17:00Z">
          <w:pPr>
            <w:pStyle w:val="Heading4"/>
          </w:pPr>
        </w:pPrChange>
      </w:pPr>
      <w:bookmarkStart w:id="1050" w:name="Xcad39f9484a9c5e751dd9dd537fab6eaedc79ee"/>
      <w:bookmarkEnd w:id="1009"/>
      <w:r w:rsidRPr="006F4156">
        <w:rPr>
          <w:rStyle w:val="SectionNumber"/>
          <w:rFonts w:asciiTheme="minorBidi" w:hAnsiTheme="minorBidi" w:cstheme="minorBidi"/>
          <w:b/>
          <w:bCs w:val="0"/>
          <w:rPrChange w:id="1051" w:author="Reza Rahbarghazi" w:date="2023-04-23T07:17:00Z">
            <w:rPr>
              <w:rStyle w:val="SectionNumber"/>
            </w:rPr>
          </w:rPrChange>
        </w:rPr>
        <w:lastRenderedPageBreak/>
        <w:t>3.4.1.2</w:t>
      </w:r>
      <w:ins w:id="1052" w:author="Reza Rahbarghazi" w:date="2023-04-23T07:17:00Z">
        <w:r w:rsidR="006F4156">
          <w:rPr>
            <w:rStyle w:val="SectionNumber"/>
            <w:rFonts w:asciiTheme="minorBidi" w:hAnsiTheme="minorBidi" w:cstheme="minorBidi"/>
            <w:b/>
            <w:bCs w:val="0"/>
          </w:rPr>
          <w:t>.</w:t>
        </w:r>
      </w:ins>
      <w:del w:id="1053" w:author="Reza Rahbarghazi" w:date="2023-04-23T07:17:00Z">
        <w:r w:rsidRPr="006F4156" w:rsidDel="006F4156">
          <w:rPr>
            <w:rStyle w:val="SectionNumber"/>
            <w:rFonts w:asciiTheme="minorBidi" w:hAnsiTheme="minorBidi" w:cstheme="minorBidi"/>
            <w:b/>
            <w:bCs w:val="0"/>
            <w:rPrChange w:id="1054" w:author="Reza Rahbarghazi" w:date="2023-04-23T07:17:00Z">
              <w:rPr/>
            </w:rPrChange>
          </w:rPr>
          <w:tab/>
        </w:r>
      </w:del>
      <w:ins w:id="1055" w:author="Reza Rahbarghazi" w:date="2023-04-23T07:17:00Z">
        <w:r w:rsidR="006F4156">
          <w:rPr>
            <w:rStyle w:val="SectionNumber"/>
            <w:rFonts w:asciiTheme="minorBidi" w:hAnsiTheme="minorBidi" w:cstheme="minorBidi"/>
            <w:b/>
            <w:bCs w:val="0"/>
          </w:rPr>
          <w:t xml:space="preserve"> </w:t>
        </w:r>
      </w:ins>
      <w:r w:rsidRPr="006F4156">
        <w:rPr>
          <w:rStyle w:val="SectionNumber"/>
          <w:rFonts w:asciiTheme="minorBidi" w:hAnsiTheme="minorBidi" w:cstheme="minorBidi"/>
          <w:b/>
          <w:bCs w:val="0"/>
          <w:rPrChange w:id="1056" w:author="Reza Rahbarghazi" w:date="2023-04-23T07:17:00Z">
            <w:rPr/>
          </w:rPrChange>
        </w:rPr>
        <w:t>Second layer for separating MI samples from CAD</w:t>
      </w:r>
      <w:del w:id="1057" w:author="Reza Rahbarghazi" w:date="2023-04-23T07:17:00Z">
        <w:r w:rsidRPr="006F4156" w:rsidDel="006F4156">
          <w:rPr>
            <w:rStyle w:val="SectionNumber"/>
            <w:rFonts w:asciiTheme="minorBidi" w:hAnsiTheme="minorBidi" w:cstheme="minorBidi"/>
            <w:b/>
            <w:bCs w:val="0"/>
            <w:rPrChange w:id="1058" w:author="Reza Rahbarghazi" w:date="2023-04-23T07:17:00Z">
              <w:rPr/>
            </w:rPrChange>
          </w:rPr>
          <w:delText>:</w:delText>
        </w:r>
      </w:del>
    </w:p>
    <w:p w:rsidR="00113B1A" w:rsidRPr="006F4156" w:rsidRDefault="00B36E4A" w:rsidP="00C6552F">
      <w:pPr>
        <w:pStyle w:val="FirstParagraph"/>
        <w:spacing w:line="360" w:lineRule="auto"/>
        <w:jc w:val="both"/>
        <w:rPr>
          <w:rFonts w:asciiTheme="minorBidi" w:hAnsiTheme="minorBidi"/>
          <w:rPrChange w:id="1059" w:author="Reza Rahbarghazi" w:date="2023-04-23T07:16:00Z">
            <w:rPr/>
          </w:rPrChange>
        </w:rPr>
        <w:pPrChange w:id="1060" w:author="Reza Rahbarghazi" w:date="2023-04-23T07:27:00Z">
          <w:pPr>
            <w:pStyle w:val="FirstParagraph"/>
          </w:pPr>
        </w:pPrChange>
      </w:pPr>
      <w:r w:rsidRPr="006F4156">
        <w:rPr>
          <w:rFonts w:asciiTheme="minorBidi" w:hAnsiTheme="minorBidi"/>
          <w:rPrChange w:id="1061" w:author="Reza Rahbarghazi" w:date="2023-04-23T07:16:00Z">
            <w:rPr/>
          </w:rPrChange>
        </w:rPr>
        <w:t xml:space="preserve">Different models were trained using expression values </w:t>
      </w:r>
      <w:del w:id="1062" w:author="Reza Rahbarghazi" w:date="2023-04-23T07:16:00Z">
        <w:r w:rsidRPr="006F4156" w:rsidDel="006F4156">
          <w:rPr>
            <w:rFonts w:asciiTheme="minorBidi" w:hAnsiTheme="minorBidi"/>
            <w:rPrChange w:id="1063" w:author="Reza Rahbarghazi" w:date="2023-04-23T07:16:00Z">
              <w:rPr/>
            </w:rPrChange>
          </w:rPr>
          <w:delText xml:space="preserve">of </w:delText>
        </w:r>
      </w:del>
      <w:ins w:id="1064" w:author="Reza Rahbarghazi" w:date="2023-04-23T07:16:00Z">
        <w:r w:rsidR="006F4156">
          <w:rPr>
            <w:rFonts w:asciiTheme="minorBidi" w:hAnsiTheme="minorBidi"/>
          </w:rPr>
          <w:t>for</w:t>
        </w:r>
        <w:r w:rsidR="006F4156" w:rsidRPr="006F4156">
          <w:rPr>
            <w:rFonts w:asciiTheme="minorBidi" w:hAnsiTheme="minorBidi"/>
            <w:rPrChange w:id="1065" w:author="Reza Rahbarghazi" w:date="2023-04-23T07:16:00Z">
              <w:rPr/>
            </w:rPrChange>
          </w:rPr>
          <w:t xml:space="preserve"> </w:t>
        </w:r>
      </w:ins>
      <w:r w:rsidRPr="006F4156">
        <w:rPr>
          <w:rFonts w:asciiTheme="minorBidi" w:hAnsiTheme="minorBidi"/>
          <w:rPrChange w:id="1066" w:author="Reza Rahbarghazi" w:date="2023-04-23T07:16:00Z">
            <w:rPr/>
          </w:rPrChange>
        </w:rPr>
        <w:t>three differential</w:t>
      </w:r>
      <w:del w:id="1067" w:author="Reza Rahbarghazi" w:date="2023-04-23T07:27:00Z">
        <w:r w:rsidRPr="006F4156" w:rsidDel="00C6552F">
          <w:rPr>
            <w:rFonts w:asciiTheme="minorBidi" w:hAnsiTheme="minorBidi"/>
            <w:rPrChange w:id="1068" w:author="Reza Rahbarghazi" w:date="2023-04-23T07:16:00Z">
              <w:rPr/>
            </w:rPrChange>
          </w:rPr>
          <w:delText>ly</w:delText>
        </w:r>
      </w:del>
      <w:r w:rsidRPr="006F4156">
        <w:rPr>
          <w:rFonts w:asciiTheme="minorBidi" w:hAnsiTheme="minorBidi"/>
          <w:rPrChange w:id="1069" w:author="Reza Rahbarghazi" w:date="2023-04-23T07:16:00Z">
            <w:rPr/>
          </w:rPrChange>
        </w:rPr>
        <w:t xml:space="preserve"> miRNAs. The models’ 10-fold cross-validated AUC and accuracy on the test set are reported </w:t>
      </w:r>
      <w:del w:id="1070" w:author="Reza Rahbarghazi" w:date="2023-04-23T07:27:00Z">
        <w:r w:rsidRPr="006F4156" w:rsidDel="00C6552F">
          <w:rPr>
            <w:rFonts w:asciiTheme="minorBidi" w:hAnsiTheme="minorBidi"/>
            <w:rPrChange w:id="1071" w:author="Reza Rahbarghazi" w:date="2023-04-23T07:16:00Z">
              <w:rPr/>
            </w:rPrChange>
          </w:rPr>
          <w:delText xml:space="preserve">on </w:delText>
        </w:r>
      </w:del>
      <w:ins w:id="1072" w:author="Reza Rahbarghazi" w:date="2023-04-23T07:27:00Z">
        <w:r w:rsidR="00C6552F">
          <w:rPr>
            <w:rFonts w:asciiTheme="minorBidi" w:hAnsiTheme="minorBidi"/>
          </w:rPr>
          <w:t>i</w:t>
        </w:r>
        <w:r w:rsidR="00C6552F" w:rsidRPr="006F4156">
          <w:rPr>
            <w:rFonts w:asciiTheme="minorBidi" w:hAnsiTheme="minorBidi"/>
            <w:rPrChange w:id="1073" w:author="Reza Rahbarghazi" w:date="2023-04-23T07:16:00Z">
              <w:rPr/>
            </w:rPrChange>
          </w:rPr>
          <w:t xml:space="preserve">n </w:t>
        </w:r>
      </w:ins>
      <w:r w:rsidRPr="006F4156">
        <w:rPr>
          <w:rFonts w:asciiTheme="minorBidi" w:hAnsiTheme="minorBidi"/>
          <w:rPrChange w:id="1074" w:author="Reza Rahbarghazi" w:date="2023-04-23T07:16:00Z">
            <w:rPr/>
          </w:rPrChange>
        </w:rPr>
        <w:t>Fig</w:t>
      </w:r>
      <w:ins w:id="1075" w:author="Reza Rahbarghazi" w:date="2023-04-23T07:16:00Z">
        <w:r w:rsidR="006F4156">
          <w:rPr>
            <w:rFonts w:asciiTheme="minorBidi" w:hAnsiTheme="minorBidi"/>
          </w:rPr>
          <w:t xml:space="preserve">ure </w:t>
        </w:r>
      </w:ins>
      <w:r w:rsidRPr="006F4156">
        <w:rPr>
          <w:rFonts w:asciiTheme="minorBidi" w:hAnsiTheme="minorBidi"/>
          <w:rPrChange w:id="1076" w:author="Reza Rahbarghazi" w:date="2023-04-23T07:16:00Z">
            <w:rPr/>
          </w:rPrChange>
        </w:rPr>
        <w:t xml:space="preserve">3.9. The best model from both AUC and accuracy point-of-view was the SVM model with linear kernel. The AUC and accuracy for this model with its pre-set values </w:t>
      </w:r>
      <w:del w:id="1077" w:author="Reza Rahbarghazi" w:date="2023-04-23T07:16:00Z">
        <w:r w:rsidRPr="006F4156" w:rsidDel="006F4156">
          <w:rPr>
            <w:rFonts w:asciiTheme="minorBidi" w:hAnsiTheme="minorBidi"/>
            <w:rPrChange w:id="1078" w:author="Reza Rahbarghazi" w:date="2023-04-23T07:16:00Z">
              <w:rPr/>
            </w:rPrChange>
          </w:rPr>
          <w:delText xml:space="preserve">was </w:delText>
        </w:r>
      </w:del>
      <w:ins w:id="1079" w:author="Reza Rahbarghazi" w:date="2023-04-23T07:16:00Z">
        <w:r w:rsidR="006F4156">
          <w:rPr>
            <w:rFonts w:asciiTheme="minorBidi" w:hAnsiTheme="minorBidi"/>
          </w:rPr>
          <w:t>were</w:t>
        </w:r>
        <w:r w:rsidR="006F4156" w:rsidRPr="006F4156">
          <w:rPr>
            <w:rFonts w:asciiTheme="minorBidi" w:hAnsiTheme="minorBidi"/>
            <w:rPrChange w:id="1080" w:author="Reza Rahbarghazi" w:date="2023-04-23T07:16:00Z">
              <w:rPr/>
            </w:rPrChange>
          </w:rPr>
          <w:t xml:space="preserve"> </w:t>
        </w:r>
      </w:ins>
      <w:r w:rsidRPr="006F4156">
        <w:rPr>
          <w:rFonts w:asciiTheme="minorBidi" w:hAnsiTheme="minorBidi"/>
          <w:rPrChange w:id="1081" w:author="Reza Rahbarghazi" w:date="2023-04-23T07:16:00Z">
            <w:rPr/>
          </w:rPrChange>
        </w:rPr>
        <w:t>0.93 and 0.82 respectively. The model was hyper-tuned for C and gamma hyper-parameters, and therefore the model showed better performance. The ROC curve of the hyper-tuned model is presented in Fig</w:t>
      </w:r>
      <w:ins w:id="1082" w:author="Reza Rahbarghazi" w:date="2023-04-23T07:16:00Z">
        <w:r w:rsidR="006F4156">
          <w:rPr>
            <w:rFonts w:asciiTheme="minorBidi" w:hAnsiTheme="minorBidi"/>
          </w:rPr>
          <w:t xml:space="preserve">ure </w:t>
        </w:r>
      </w:ins>
      <w:r w:rsidRPr="006F4156">
        <w:rPr>
          <w:rFonts w:asciiTheme="minorBidi" w:hAnsiTheme="minorBidi"/>
          <w:rPrChange w:id="1083" w:author="Reza Rahbarghazi" w:date="2023-04-23T07:16:00Z">
            <w:rPr/>
          </w:rPrChange>
        </w:rPr>
        <w:t>3.7B. For this model</w:t>
      </w:r>
      <w:ins w:id="1084" w:author="Reza Rahbarghazi" w:date="2023-04-23T07:27:00Z">
        <w:r w:rsidR="00C6552F">
          <w:rPr>
            <w:rFonts w:asciiTheme="minorBidi" w:hAnsiTheme="minorBidi"/>
          </w:rPr>
          <w:t>,</w:t>
        </w:r>
      </w:ins>
      <w:r w:rsidRPr="006F4156">
        <w:rPr>
          <w:rFonts w:asciiTheme="minorBidi" w:hAnsiTheme="minorBidi"/>
          <w:rPrChange w:id="1085" w:author="Reza Rahbarghazi" w:date="2023-04-23T07:16:00Z">
            <w:rPr/>
          </w:rPrChange>
        </w:rPr>
        <w:t xml:space="preserve"> the AUC reached 0.95 and the accuracy improved to 0.85 (Table 3.3). Moreover, the sensitivity and specificity for the model on the test set were 0.91 and 0.71 respectively. The confusion matrix for the hyper-tuned model is illustrated in Fig</w:t>
      </w:r>
      <w:ins w:id="1086" w:author="Reza Rahbarghazi" w:date="2023-04-23T07:17:00Z">
        <w:r w:rsidR="006F4156">
          <w:rPr>
            <w:rFonts w:asciiTheme="minorBidi" w:hAnsiTheme="minorBidi"/>
          </w:rPr>
          <w:t xml:space="preserve">ure </w:t>
        </w:r>
      </w:ins>
      <w:r w:rsidRPr="006F4156">
        <w:rPr>
          <w:rFonts w:asciiTheme="minorBidi" w:hAnsiTheme="minorBidi"/>
          <w:rPrChange w:id="1087" w:author="Reza Rahbarghazi" w:date="2023-04-23T07:16:00Z">
            <w:rPr/>
          </w:rPrChange>
        </w:rPr>
        <w:t>3.8B.</w:t>
      </w:r>
    </w:p>
    <w:p w:rsidR="00113B1A" w:rsidRDefault="00B36E4A">
      <w:pPr>
        <w:pStyle w:val="CaptionedFigure"/>
      </w:pPr>
      <w:r>
        <w:rPr>
          <w:noProof/>
        </w:rPr>
        <w:drawing>
          <wp:inline distT="0" distB="0" distL="0" distR="0" wp14:anchorId="304718B6" wp14:editId="328BC560">
            <wp:extent cx="5168900" cy="4406900"/>
            <wp:effectExtent l="0" t="0" r="0" b="0"/>
            <wp:docPr id="63" name="Picture" descr="Figure 3.9: Area under curve (AUC) and accuracy of different models trained with three miRNAs in DEGs on the test set."/>
            <wp:cNvGraphicFramePr/>
            <a:graphic xmlns:a="http://schemas.openxmlformats.org/drawingml/2006/main">
              <a:graphicData uri="http://schemas.openxmlformats.org/drawingml/2006/picture">
                <pic:pic xmlns:pic="http://schemas.openxmlformats.org/drawingml/2006/picture">
                  <pic:nvPicPr>
                    <pic:cNvPr id="64" name="Picture" descr="../ML/Pics/Models%20DEGs%20mirs.pdf"/>
                    <pic:cNvPicPr>
                      <a:picLocks noChangeAspect="1" noChangeArrowheads="1"/>
                    </pic:cNvPicPr>
                  </pic:nvPicPr>
                  <pic:blipFill>
                    <a:blip r:embed="rId15"/>
                    <a:stretch>
                      <a:fillRect/>
                    </a:stretch>
                  </pic:blipFill>
                  <pic:spPr bwMode="auto">
                    <a:xfrm>
                      <a:off x="0" y="0"/>
                      <a:ext cx="5168900" cy="4406900"/>
                    </a:xfrm>
                    <a:prstGeom prst="rect">
                      <a:avLst/>
                    </a:prstGeom>
                    <a:noFill/>
                    <a:ln w="9525">
                      <a:noFill/>
                      <a:headEnd/>
                      <a:tailEnd/>
                    </a:ln>
                  </pic:spPr>
                </pic:pic>
              </a:graphicData>
            </a:graphic>
          </wp:inline>
        </w:drawing>
      </w:r>
    </w:p>
    <w:p w:rsidR="00113B1A" w:rsidRPr="006F4156" w:rsidRDefault="00B36E4A" w:rsidP="006F4156">
      <w:pPr>
        <w:pStyle w:val="ImageCaption"/>
        <w:spacing w:line="360" w:lineRule="auto"/>
        <w:rPr>
          <w:rFonts w:asciiTheme="minorBidi" w:hAnsiTheme="minorBidi"/>
          <w:i w:val="0"/>
          <w:iCs/>
          <w:rPrChange w:id="1088" w:author="Reza Rahbarghazi" w:date="2023-04-23T07:17:00Z">
            <w:rPr/>
          </w:rPrChange>
        </w:rPr>
        <w:pPrChange w:id="1089" w:author="Reza Rahbarghazi" w:date="2023-04-23T07:17:00Z">
          <w:pPr>
            <w:pStyle w:val="ImageCaption"/>
          </w:pPr>
        </w:pPrChange>
      </w:pPr>
      <w:r w:rsidRPr="006F4156">
        <w:rPr>
          <w:rFonts w:asciiTheme="minorBidi" w:hAnsiTheme="minorBidi"/>
          <w:i w:val="0"/>
          <w:iCs/>
          <w:rPrChange w:id="1090" w:author="Reza Rahbarghazi" w:date="2023-04-23T07:17:00Z">
            <w:rPr/>
          </w:rPrChange>
        </w:rPr>
        <w:t xml:space="preserve">Figure 3.9: Area under </w:t>
      </w:r>
      <w:ins w:id="1091" w:author="Reza Rahbarghazi" w:date="2023-04-23T07:27:00Z">
        <w:r w:rsidR="00C6552F">
          <w:rPr>
            <w:rFonts w:asciiTheme="minorBidi" w:hAnsiTheme="minorBidi"/>
            <w:i w:val="0"/>
            <w:iCs/>
          </w:rPr>
          <w:t xml:space="preserve">the </w:t>
        </w:r>
      </w:ins>
      <w:r w:rsidRPr="006F4156">
        <w:rPr>
          <w:rFonts w:asciiTheme="minorBidi" w:hAnsiTheme="minorBidi"/>
          <w:i w:val="0"/>
          <w:iCs/>
          <w:rPrChange w:id="1092" w:author="Reza Rahbarghazi" w:date="2023-04-23T07:17:00Z">
            <w:rPr/>
          </w:rPrChange>
        </w:rPr>
        <w:t>curve (AUC) and accuracy of different models trained with three miRNAs in DEGs on the test set.</w:t>
      </w:r>
    </w:p>
    <w:p w:rsidR="00113B1A" w:rsidRPr="006F4156" w:rsidRDefault="00B36E4A" w:rsidP="006F4156">
      <w:pPr>
        <w:pStyle w:val="BodyText"/>
        <w:spacing w:line="360" w:lineRule="auto"/>
        <w:jc w:val="both"/>
        <w:rPr>
          <w:rFonts w:asciiTheme="minorBidi" w:hAnsiTheme="minorBidi"/>
          <w:rPrChange w:id="1093" w:author="Reza Rahbarghazi" w:date="2023-04-23T07:17:00Z">
            <w:rPr/>
          </w:rPrChange>
        </w:rPr>
        <w:pPrChange w:id="1094" w:author="Reza Rahbarghazi" w:date="2023-04-23T07:17:00Z">
          <w:pPr>
            <w:pStyle w:val="BodyText"/>
          </w:pPr>
        </w:pPrChange>
      </w:pPr>
      <w:r w:rsidRPr="006F4156">
        <w:rPr>
          <w:rFonts w:asciiTheme="minorBidi" w:hAnsiTheme="minorBidi"/>
          <w:rPrChange w:id="1095" w:author="Reza Rahbarghazi" w:date="2023-04-23T07:17:00Z">
            <w:rPr/>
          </w:rPrChange>
        </w:rPr>
        <w:lastRenderedPageBreak/>
        <w:t xml:space="preserve">Table 3.3: AUC-ROC and accuracy for SVM with </w:t>
      </w:r>
      <w:ins w:id="1096" w:author="Reza Rahbarghazi" w:date="2023-04-23T07:28:00Z">
        <w:r w:rsidR="00C6552F">
          <w:rPr>
            <w:rFonts w:asciiTheme="minorBidi" w:hAnsiTheme="minorBidi"/>
          </w:rPr>
          <w:t xml:space="preserve">the </w:t>
        </w:r>
      </w:ins>
      <w:r w:rsidRPr="006F4156">
        <w:rPr>
          <w:rFonts w:asciiTheme="minorBidi" w:hAnsiTheme="minorBidi"/>
          <w:rPrChange w:id="1097" w:author="Reza Rahbarghazi" w:date="2023-04-23T07:17:00Z">
            <w:rPr/>
          </w:rPrChange>
        </w:rPr>
        <w:t>linear kernel as the best model trained with differ</w:t>
      </w:r>
      <w:ins w:id="1098" w:author="Reza Rahbarghazi" w:date="2023-04-23T07:27:00Z">
        <w:r w:rsidR="00C6552F">
          <w:rPr>
            <w:rFonts w:asciiTheme="minorBidi" w:hAnsiTheme="minorBidi"/>
          </w:rPr>
          <w:t>e</w:t>
        </w:r>
      </w:ins>
      <w:r w:rsidRPr="006F4156">
        <w:rPr>
          <w:rFonts w:asciiTheme="minorBidi" w:hAnsiTheme="minorBidi"/>
          <w:rPrChange w:id="1099" w:author="Reza Rahbarghazi" w:date="2023-04-23T07:17:00Z">
            <w:rPr/>
          </w:rPrChange>
        </w:rPr>
        <w:t>ntially expressed miRNAs on the train and test set before and after hyper-tuning</w:t>
      </w:r>
    </w:p>
    <w:p w:rsidR="00113B1A" w:rsidRDefault="00B36E4A">
      <w:pPr>
        <w:pStyle w:val="BodyText"/>
      </w:pPr>
      <w:r>
        <w:t>Pre-set parameters</w:t>
      </w:r>
    </w:p>
    <w:p w:rsidR="00113B1A" w:rsidRDefault="00B36E4A">
      <w:pPr>
        <w:pStyle w:val="BodyText"/>
      </w:pPr>
      <w:r>
        <w:t>Hyper-tuned</w:t>
      </w:r>
    </w:p>
    <w:p w:rsidR="00113B1A" w:rsidRDefault="00B36E4A">
      <w:pPr>
        <w:pStyle w:val="BodyText"/>
      </w:pPr>
      <w:r>
        <w:t>Model</w:t>
      </w:r>
    </w:p>
    <w:p w:rsidR="00113B1A" w:rsidRDefault="00B36E4A">
      <w:pPr>
        <w:pStyle w:val="BodyText"/>
      </w:pPr>
      <w:r>
        <w:t>Metrics</w:t>
      </w:r>
    </w:p>
    <w:p w:rsidR="00113B1A" w:rsidRDefault="00B36E4A">
      <w:pPr>
        <w:pStyle w:val="BodyText"/>
      </w:pPr>
      <w:r>
        <w:t>train</w:t>
      </w:r>
    </w:p>
    <w:p w:rsidR="00113B1A" w:rsidRDefault="00B36E4A">
      <w:pPr>
        <w:pStyle w:val="BodyText"/>
      </w:pPr>
      <w:r>
        <w:t>test</w:t>
      </w:r>
    </w:p>
    <w:p w:rsidR="00113B1A" w:rsidRDefault="00B36E4A">
      <w:pPr>
        <w:pStyle w:val="BodyText"/>
      </w:pPr>
      <w:r>
        <w:t>train</w:t>
      </w:r>
    </w:p>
    <w:p w:rsidR="00113B1A" w:rsidRDefault="00B36E4A">
      <w:pPr>
        <w:pStyle w:val="BodyText"/>
      </w:pPr>
      <w:r>
        <w:t>test</w:t>
      </w:r>
    </w:p>
    <w:p w:rsidR="00113B1A" w:rsidRDefault="00B36E4A">
      <w:pPr>
        <w:pStyle w:val="BodyText"/>
      </w:pPr>
      <w:r>
        <w:t>SVM</w:t>
      </w:r>
    </w:p>
    <w:p w:rsidR="00113B1A" w:rsidRDefault="00B36E4A">
      <w:pPr>
        <w:pStyle w:val="BodyText"/>
      </w:pPr>
      <w:r>
        <w:t>AUC-ROC</w:t>
      </w:r>
    </w:p>
    <w:p w:rsidR="00113B1A" w:rsidRDefault="00B36E4A">
      <w:pPr>
        <w:pStyle w:val="BodyText"/>
      </w:pPr>
      <w:r>
        <w:t>0.91</w:t>
      </w:r>
    </w:p>
    <w:p w:rsidR="00113B1A" w:rsidRDefault="00B36E4A">
      <w:pPr>
        <w:pStyle w:val="BodyText"/>
      </w:pPr>
      <w:r>
        <w:t>0.93</w:t>
      </w:r>
    </w:p>
    <w:p w:rsidR="00113B1A" w:rsidRDefault="00B36E4A">
      <w:pPr>
        <w:pStyle w:val="BodyText"/>
      </w:pPr>
      <w:r>
        <w:t>0.92</w:t>
      </w:r>
    </w:p>
    <w:p w:rsidR="00113B1A" w:rsidRDefault="00B36E4A">
      <w:pPr>
        <w:pStyle w:val="BodyText"/>
      </w:pPr>
      <w:r>
        <w:t>0.95</w:t>
      </w:r>
    </w:p>
    <w:p w:rsidR="00113B1A" w:rsidRDefault="00B36E4A">
      <w:pPr>
        <w:pStyle w:val="BodyText"/>
      </w:pPr>
      <w:r>
        <w:t>(Linear Kernel)</w:t>
      </w:r>
    </w:p>
    <w:p w:rsidR="00113B1A" w:rsidRDefault="00B36E4A">
      <w:pPr>
        <w:pStyle w:val="BodyText"/>
      </w:pPr>
      <w:r>
        <w:t>Accuracy</w:t>
      </w:r>
    </w:p>
    <w:p w:rsidR="00113B1A" w:rsidRDefault="00B36E4A">
      <w:pPr>
        <w:pStyle w:val="BodyText"/>
      </w:pPr>
      <w:r>
        <w:t>0.83</w:t>
      </w:r>
    </w:p>
    <w:p w:rsidR="00113B1A" w:rsidRDefault="00B36E4A">
      <w:pPr>
        <w:pStyle w:val="BodyText"/>
      </w:pPr>
      <w:r>
        <w:t>0.82</w:t>
      </w:r>
    </w:p>
    <w:p w:rsidR="00113B1A" w:rsidRDefault="00B36E4A">
      <w:pPr>
        <w:pStyle w:val="BodyText"/>
      </w:pPr>
      <w:r>
        <w:t>0.84</w:t>
      </w:r>
    </w:p>
    <w:p w:rsidR="00113B1A" w:rsidRDefault="00B36E4A">
      <w:pPr>
        <w:pStyle w:val="BodyText"/>
      </w:pPr>
      <w:r>
        <w:t>0.85</w:t>
      </w:r>
    </w:p>
    <w:p w:rsidR="00113B1A" w:rsidRPr="006F4156" w:rsidRDefault="00B36E4A" w:rsidP="006F4156">
      <w:pPr>
        <w:pStyle w:val="Heading4"/>
        <w:rPr>
          <w:rStyle w:val="SectionNumber"/>
          <w:rFonts w:asciiTheme="minorBidi" w:hAnsiTheme="minorBidi" w:cstheme="minorBidi"/>
          <w:b/>
          <w:bCs w:val="0"/>
          <w:rPrChange w:id="1100" w:author="Reza Rahbarghazi" w:date="2023-04-23T07:18:00Z">
            <w:rPr/>
          </w:rPrChange>
        </w:rPr>
        <w:pPrChange w:id="1101" w:author="Reza Rahbarghazi" w:date="2023-04-23T07:18:00Z">
          <w:pPr>
            <w:pStyle w:val="Heading3"/>
          </w:pPr>
        </w:pPrChange>
      </w:pPr>
      <w:bookmarkStart w:id="1102" w:name="auc-approach"/>
      <w:bookmarkEnd w:id="939"/>
      <w:bookmarkEnd w:id="1050"/>
      <w:r w:rsidRPr="006F4156">
        <w:rPr>
          <w:rStyle w:val="SectionNumber"/>
          <w:rFonts w:asciiTheme="minorBidi" w:hAnsiTheme="minorBidi" w:cstheme="minorBidi"/>
          <w:b/>
          <w:bCs w:val="0"/>
          <w:rPrChange w:id="1103" w:author="Reza Rahbarghazi" w:date="2023-04-23T07:18:00Z">
            <w:rPr>
              <w:rStyle w:val="SectionNumber"/>
            </w:rPr>
          </w:rPrChange>
        </w:rPr>
        <w:t>3.4.2</w:t>
      </w:r>
      <w:r w:rsidRPr="006F4156">
        <w:rPr>
          <w:rStyle w:val="SectionNumber"/>
          <w:rFonts w:asciiTheme="minorBidi" w:hAnsiTheme="minorBidi" w:cstheme="minorBidi"/>
          <w:b/>
          <w:bCs w:val="0"/>
          <w:rPrChange w:id="1104" w:author="Reza Rahbarghazi" w:date="2023-04-23T07:18:00Z">
            <w:rPr/>
          </w:rPrChange>
        </w:rPr>
        <w:tab/>
        <w:t>AUC approach</w:t>
      </w:r>
    </w:p>
    <w:p w:rsidR="00113B1A" w:rsidRPr="006F4156" w:rsidRDefault="00B36E4A" w:rsidP="00C6552F">
      <w:pPr>
        <w:pStyle w:val="FirstParagraph"/>
        <w:spacing w:line="360" w:lineRule="auto"/>
        <w:jc w:val="both"/>
        <w:rPr>
          <w:rFonts w:asciiTheme="minorBidi" w:hAnsiTheme="minorBidi"/>
          <w:rPrChange w:id="1105" w:author="Reza Rahbarghazi" w:date="2023-04-23T07:18:00Z">
            <w:rPr/>
          </w:rPrChange>
        </w:rPr>
        <w:pPrChange w:id="1106" w:author="Reza Rahbarghazi" w:date="2023-04-23T07:28:00Z">
          <w:pPr>
            <w:pStyle w:val="FirstParagraph"/>
          </w:pPr>
        </w:pPrChange>
      </w:pPr>
      <w:r w:rsidRPr="006F4156">
        <w:rPr>
          <w:rFonts w:asciiTheme="minorBidi" w:hAnsiTheme="minorBidi"/>
          <w:rPrChange w:id="1107" w:author="Reza Rahbarghazi" w:date="2023-04-23T07:18:00Z">
            <w:rPr/>
          </w:rPrChange>
        </w:rPr>
        <w:t xml:space="preserve">After calculating the AUC for each miRNA </w:t>
      </w:r>
      <w:del w:id="1108" w:author="Reza Rahbarghazi" w:date="2023-04-23T07:18:00Z">
        <w:r w:rsidRPr="006F4156" w:rsidDel="006F4156">
          <w:rPr>
            <w:rFonts w:asciiTheme="minorBidi" w:hAnsiTheme="minorBidi"/>
            <w:rPrChange w:id="1109" w:author="Reza Rahbarghazi" w:date="2023-04-23T07:18:00Z">
              <w:rPr/>
            </w:rPrChange>
          </w:rPr>
          <w:delText xml:space="preserve">in </w:delText>
        </w:r>
      </w:del>
      <w:ins w:id="1110" w:author="Reza Rahbarghazi" w:date="2023-04-23T07:18:00Z">
        <w:r w:rsidR="006F4156">
          <w:rPr>
            <w:rFonts w:asciiTheme="minorBidi" w:hAnsiTheme="minorBidi"/>
          </w:rPr>
          <w:t>for the classification of</w:t>
        </w:r>
        <w:r w:rsidR="006F4156" w:rsidRPr="006F4156">
          <w:rPr>
            <w:rFonts w:asciiTheme="minorBidi" w:hAnsiTheme="minorBidi"/>
            <w:rPrChange w:id="1111" w:author="Reza Rahbarghazi" w:date="2023-04-23T07:18:00Z">
              <w:rPr/>
            </w:rPrChange>
          </w:rPr>
          <w:t xml:space="preserve"> </w:t>
        </w:r>
      </w:ins>
      <w:del w:id="1112" w:author="Reza Rahbarghazi" w:date="2023-04-23T07:18:00Z">
        <w:r w:rsidRPr="006F4156" w:rsidDel="006F4156">
          <w:rPr>
            <w:rFonts w:asciiTheme="minorBidi" w:hAnsiTheme="minorBidi"/>
            <w:rPrChange w:id="1113" w:author="Reza Rahbarghazi" w:date="2023-04-23T07:18:00Z">
              <w:rPr/>
            </w:rPrChange>
          </w:rPr>
          <w:delText xml:space="preserve">classifying </w:delText>
        </w:r>
      </w:del>
      <w:r w:rsidRPr="006F4156">
        <w:rPr>
          <w:rFonts w:asciiTheme="minorBidi" w:hAnsiTheme="minorBidi"/>
          <w:rPrChange w:id="1114" w:author="Reza Rahbarghazi" w:date="2023-04-23T07:18:00Z">
            <w:rPr/>
          </w:rPrChange>
        </w:rPr>
        <w:t xml:space="preserve">MI and CAD samples, </w:t>
      </w:r>
      <w:del w:id="1115" w:author="Reza Rahbarghazi" w:date="2023-04-23T07:18:00Z">
        <w:r w:rsidRPr="006F4156" w:rsidDel="006F4156">
          <w:rPr>
            <w:rFonts w:asciiTheme="minorBidi" w:hAnsiTheme="minorBidi"/>
            <w:rPrChange w:id="1116" w:author="Reza Rahbarghazi" w:date="2023-04-23T07:18:00Z">
              <w:rPr/>
            </w:rPrChange>
          </w:rPr>
          <w:delText xml:space="preserve">they </w:delText>
        </w:r>
      </w:del>
      <w:ins w:id="1117" w:author="Reza Rahbarghazi" w:date="2023-04-23T07:18:00Z">
        <w:r w:rsidR="006F4156">
          <w:rPr>
            <w:rFonts w:asciiTheme="minorBidi" w:hAnsiTheme="minorBidi"/>
          </w:rPr>
          <w:t>the isolated mi</w:t>
        </w:r>
      </w:ins>
      <w:ins w:id="1118" w:author="Reza Rahbarghazi" w:date="2023-04-23T07:19:00Z">
        <w:r w:rsidR="006F4156">
          <w:rPr>
            <w:rFonts w:asciiTheme="minorBidi" w:hAnsiTheme="minorBidi"/>
          </w:rPr>
          <w:t>RNAs</w:t>
        </w:r>
      </w:ins>
      <w:ins w:id="1119" w:author="Reza Rahbarghazi" w:date="2023-04-23T07:18:00Z">
        <w:r w:rsidR="006F4156" w:rsidRPr="006F4156">
          <w:rPr>
            <w:rFonts w:asciiTheme="minorBidi" w:hAnsiTheme="minorBidi"/>
            <w:rPrChange w:id="1120" w:author="Reza Rahbarghazi" w:date="2023-04-23T07:18:00Z">
              <w:rPr/>
            </w:rPrChange>
          </w:rPr>
          <w:t xml:space="preserve"> </w:t>
        </w:r>
      </w:ins>
      <w:r w:rsidRPr="006F4156">
        <w:rPr>
          <w:rFonts w:asciiTheme="minorBidi" w:hAnsiTheme="minorBidi"/>
          <w:rPrChange w:id="1121" w:author="Reza Rahbarghazi" w:date="2023-04-23T07:18:00Z">
            <w:rPr/>
          </w:rPrChange>
        </w:rPr>
        <w:t xml:space="preserve">were sorted, and their performance </w:t>
      </w:r>
      <w:ins w:id="1122" w:author="Reza Rahbarghazi" w:date="2023-04-23T07:19:00Z">
        <w:r w:rsidR="006F4156" w:rsidRPr="00FF3397">
          <w:rPr>
            <w:rFonts w:asciiTheme="minorBidi" w:hAnsiTheme="minorBidi"/>
          </w:rPr>
          <w:t>was investigated</w:t>
        </w:r>
        <w:r w:rsidR="006F4156" w:rsidRPr="006F4156">
          <w:rPr>
            <w:rFonts w:asciiTheme="minorBidi" w:hAnsiTheme="minorBidi"/>
            <w:rPrChange w:id="1123" w:author="Reza Rahbarghazi" w:date="2023-04-23T07:18:00Z">
              <w:rPr>
                <w:rFonts w:asciiTheme="minorBidi" w:hAnsiTheme="minorBidi"/>
              </w:rPr>
            </w:rPrChange>
          </w:rPr>
          <w:t xml:space="preserve"> </w:t>
        </w:r>
      </w:ins>
      <w:r w:rsidRPr="006F4156">
        <w:rPr>
          <w:rFonts w:asciiTheme="minorBidi" w:hAnsiTheme="minorBidi"/>
          <w:rPrChange w:id="1124" w:author="Reza Rahbarghazi" w:date="2023-04-23T07:18:00Z">
            <w:rPr/>
          </w:rPrChange>
        </w:rPr>
        <w:t>as a set</w:t>
      </w:r>
      <w:del w:id="1125" w:author="Reza Rahbarghazi" w:date="2023-04-23T07:19:00Z">
        <w:r w:rsidRPr="006F4156" w:rsidDel="006F4156">
          <w:rPr>
            <w:rFonts w:asciiTheme="minorBidi" w:hAnsiTheme="minorBidi"/>
            <w:rPrChange w:id="1126" w:author="Reza Rahbarghazi" w:date="2023-04-23T07:18:00Z">
              <w:rPr/>
            </w:rPrChange>
          </w:rPr>
          <w:delText xml:space="preserve"> was investigated</w:delText>
        </w:r>
      </w:del>
      <w:r w:rsidRPr="006F4156">
        <w:rPr>
          <w:rFonts w:asciiTheme="minorBidi" w:hAnsiTheme="minorBidi"/>
          <w:rPrChange w:id="1127" w:author="Reza Rahbarghazi" w:date="2023-04-23T07:18:00Z">
            <w:rPr/>
          </w:rPrChange>
        </w:rPr>
        <w:t>. The metric of choice for selecting the best set was AUC. As shown in Fig</w:t>
      </w:r>
      <w:ins w:id="1128" w:author="Reza Rahbarghazi" w:date="2023-04-23T07:19:00Z">
        <w:r w:rsidR="006F4156">
          <w:rPr>
            <w:rFonts w:asciiTheme="minorBidi" w:hAnsiTheme="minorBidi"/>
          </w:rPr>
          <w:t xml:space="preserve">ure </w:t>
        </w:r>
      </w:ins>
      <w:r w:rsidRPr="006F4156">
        <w:rPr>
          <w:rFonts w:asciiTheme="minorBidi" w:hAnsiTheme="minorBidi"/>
          <w:rPrChange w:id="1129" w:author="Reza Rahbarghazi" w:date="2023-04-23T07:18:00Z">
            <w:rPr/>
          </w:rPrChange>
        </w:rPr>
        <w:t xml:space="preserve">3.10, the AUC increased until the number of miRNAs in the set reached six, and after that, it dropped. </w:t>
      </w:r>
      <w:r w:rsidRPr="006F4156">
        <w:rPr>
          <w:rFonts w:asciiTheme="minorBidi" w:hAnsiTheme="minorBidi"/>
          <w:rPrChange w:id="1130" w:author="Reza Rahbarghazi" w:date="2023-04-23T07:18:00Z">
            <w:rPr/>
          </w:rPrChange>
        </w:rPr>
        <w:lastRenderedPageBreak/>
        <w:t xml:space="preserve">The AUC for separating MI samples from CAD using these miRNAs was 0.93. The miRNAs in the set were miR-29a, miR-197, miR-142, miR-21, miR-155, and miR-320C1. The expression values of these miRNAs in healthy, CAD, and MI samples </w:t>
      </w:r>
      <w:del w:id="1131" w:author="Reza Rahbarghazi" w:date="2023-04-23T07:28:00Z">
        <w:r w:rsidRPr="006F4156" w:rsidDel="00C6552F">
          <w:rPr>
            <w:rFonts w:asciiTheme="minorBidi" w:hAnsiTheme="minorBidi"/>
            <w:rPrChange w:id="1132" w:author="Reza Rahbarghazi" w:date="2023-04-23T07:18:00Z">
              <w:rPr/>
            </w:rPrChange>
          </w:rPr>
          <w:delText xml:space="preserve">is </w:delText>
        </w:r>
      </w:del>
      <w:ins w:id="1133" w:author="Reza Rahbarghazi" w:date="2023-04-23T07:28:00Z">
        <w:r w:rsidR="00C6552F">
          <w:rPr>
            <w:rFonts w:asciiTheme="minorBidi" w:hAnsiTheme="minorBidi"/>
          </w:rPr>
          <w:t>are</w:t>
        </w:r>
        <w:r w:rsidR="00C6552F" w:rsidRPr="006F4156">
          <w:rPr>
            <w:rFonts w:asciiTheme="minorBidi" w:hAnsiTheme="minorBidi"/>
            <w:rPrChange w:id="1134" w:author="Reza Rahbarghazi" w:date="2023-04-23T07:18:00Z">
              <w:rPr/>
            </w:rPrChange>
          </w:rPr>
          <w:t xml:space="preserve"> </w:t>
        </w:r>
      </w:ins>
      <w:r w:rsidRPr="006F4156">
        <w:rPr>
          <w:rFonts w:asciiTheme="minorBidi" w:hAnsiTheme="minorBidi"/>
          <w:rPrChange w:id="1135" w:author="Reza Rahbarghazi" w:date="2023-04-23T07:18:00Z">
            <w:rPr/>
          </w:rPrChange>
        </w:rPr>
        <w:t>presented in Fig</w:t>
      </w:r>
      <w:ins w:id="1136" w:author="Reza Rahbarghazi" w:date="2023-04-23T07:19:00Z">
        <w:r w:rsidR="006F4156">
          <w:rPr>
            <w:rFonts w:asciiTheme="minorBidi" w:hAnsiTheme="minorBidi"/>
          </w:rPr>
          <w:t xml:space="preserve">ure </w:t>
        </w:r>
      </w:ins>
      <w:r w:rsidRPr="006F4156">
        <w:rPr>
          <w:rFonts w:asciiTheme="minorBidi" w:hAnsiTheme="minorBidi"/>
          <w:rPrChange w:id="1137" w:author="Reza Rahbarghazi" w:date="2023-04-23T07:18:00Z">
            <w:rPr/>
          </w:rPrChange>
        </w:rPr>
        <w:t>3.11. The ROC curve of the selected miRNAs for MI and CAD sample classification is illustrated in Fig</w:t>
      </w:r>
      <w:ins w:id="1138" w:author="Reza Rahbarghazi" w:date="2023-04-23T07:19:00Z">
        <w:r w:rsidR="006F4156">
          <w:rPr>
            <w:rFonts w:asciiTheme="minorBidi" w:hAnsiTheme="minorBidi"/>
          </w:rPr>
          <w:t xml:space="preserve">ure </w:t>
        </w:r>
      </w:ins>
      <w:r w:rsidRPr="006F4156">
        <w:rPr>
          <w:rFonts w:asciiTheme="minorBidi" w:hAnsiTheme="minorBidi"/>
          <w:rPrChange w:id="1139" w:author="Reza Rahbarghazi" w:date="2023-04-23T07:18:00Z">
            <w:rPr/>
          </w:rPrChange>
        </w:rPr>
        <w:t>3.6B.</w:t>
      </w:r>
    </w:p>
    <w:p w:rsidR="00113B1A" w:rsidRDefault="00B36E4A">
      <w:pPr>
        <w:pStyle w:val="CaptionedFigure"/>
      </w:pPr>
      <w:r>
        <w:rPr>
          <w:noProof/>
        </w:rPr>
        <w:drawing>
          <wp:inline distT="0" distB="0" distL="0" distR="0" wp14:anchorId="371FC3C0" wp14:editId="58A5685A">
            <wp:extent cx="5334000" cy="3654777"/>
            <wp:effectExtent l="0" t="0" r="0" b="0"/>
            <wp:docPr id="68" name="Picture" descr="Figure 3.10: Area under curve (AUC) for sets containing increasing number of miRNAs with the highest individual AUC in MI/CAD separation."/>
            <wp:cNvGraphicFramePr/>
            <a:graphic xmlns:a="http://schemas.openxmlformats.org/drawingml/2006/main">
              <a:graphicData uri="http://schemas.openxmlformats.org/drawingml/2006/picture">
                <pic:pic xmlns:pic="http://schemas.openxmlformats.org/drawingml/2006/picture">
                  <pic:nvPicPr>
                    <pic:cNvPr id="69" name="Picture" descr="../ML/Pics/AUC%20for%20cad%20mi%20mirs.pdf"/>
                    <pic:cNvPicPr>
                      <a:picLocks noChangeAspect="1" noChangeArrowheads="1"/>
                    </pic:cNvPicPr>
                  </pic:nvPicPr>
                  <pic:blipFill>
                    <a:blip r:embed="rId16"/>
                    <a:stretch>
                      <a:fillRect/>
                    </a:stretch>
                  </pic:blipFill>
                  <pic:spPr bwMode="auto">
                    <a:xfrm>
                      <a:off x="0" y="0"/>
                      <a:ext cx="5334000" cy="3654777"/>
                    </a:xfrm>
                    <a:prstGeom prst="rect">
                      <a:avLst/>
                    </a:prstGeom>
                    <a:noFill/>
                    <a:ln w="9525">
                      <a:noFill/>
                      <a:headEnd/>
                      <a:tailEnd/>
                    </a:ln>
                  </pic:spPr>
                </pic:pic>
              </a:graphicData>
            </a:graphic>
          </wp:inline>
        </w:drawing>
      </w:r>
    </w:p>
    <w:p w:rsidR="00113B1A" w:rsidRPr="006F4156" w:rsidRDefault="00B36E4A" w:rsidP="00C6552F">
      <w:pPr>
        <w:pStyle w:val="ImageCaption"/>
        <w:spacing w:line="360" w:lineRule="auto"/>
        <w:jc w:val="both"/>
        <w:rPr>
          <w:rFonts w:asciiTheme="minorBidi" w:hAnsiTheme="minorBidi"/>
          <w:i w:val="0"/>
          <w:iCs/>
          <w:rPrChange w:id="1140" w:author="Reza Rahbarghazi" w:date="2023-04-23T07:19:00Z">
            <w:rPr/>
          </w:rPrChange>
        </w:rPr>
        <w:pPrChange w:id="1141" w:author="Reza Rahbarghazi" w:date="2023-04-23T07:28:00Z">
          <w:pPr>
            <w:pStyle w:val="ImageCaption"/>
          </w:pPr>
        </w:pPrChange>
      </w:pPr>
      <w:r w:rsidRPr="006F4156">
        <w:rPr>
          <w:rFonts w:asciiTheme="minorBidi" w:hAnsiTheme="minorBidi"/>
          <w:i w:val="0"/>
          <w:iCs/>
          <w:rPrChange w:id="1142" w:author="Reza Rahbarghazi" w:date="2023-04-23T07:19:00Z">
            <w:rPr/>
          </w:rPrChange>
        </w:rPr>
        <w:t xml:space="preserve">Figure 3.10: Area under </w:t>
      </w:r>
      <w:ins w:id="1143" w:author="Reza Rahbarghazi" w:date="2023-04-23T07:28:00Z">
        <w:r w:rsidR="00C6552F">
          <w:rPr>
            <w:rFonts w:asciiTheme="minorBidi" w:hAnsiTheme="minorBidi"/>
            <w:i w:val="0"/>
            <w:iCs/>
          </w:rPr>
          <w:t xml:space="preserve">the </w:t>
        </w:r>
      </w:ins>
      <w:r w:rsidRPr="006F4156">
        <w:rPr>
          <w:rFonts w:asciiTheme="minorBidi" w:hAnsiTheme="minorBidi"/>
          <w:i w:val="0"/>
          <w:iCs/>
          <w:rPrChange w:id="1144" w:author="Reza Rahbarghazi" w:date="2023-04-23T07:19:00Z">
            <w:rPr/>
          </w:rPrChange>
        </w:rPr>
        <w:t xml:space="preserve">curve (AUC) for sets containing </w:t>
      </w:r>
      <w:ins w:id="1145" w:author="Reza Rahbarghazi" w:date="2023-04-23T07:28:00Z">
        <w:r w:rsidR="00C6552F">
          <w:rPr>
            <w:rFonts w:asciiTheme="minorBidi" w:hAnsiTheme="minorBidi"/>
            <w:i w:val="0"/>
            <w:iCs/>
          </w:rPr>
          <w:t xml:space="preserve">an </w:t>
        </w:r>
      </w:ins>
      <w:r w:rsidRPr="006F4156">
        <w:rPr>
          <w:rFonts w:asciiTheme="minorBidi" w:hAnsiTheme="minorBidi"/>
          <w:i w:val="0"/>
          <w:iCs/>
          <w:rPrChange w:id="1146" w:author="Reza Rahbarghazi" w:date="2023-04-23T07:19:00Z">
            <w:rPr/>
          </w:rPrChange>
        </w:rPr>
        <w:t>increasing number of miRNAs with the highest individual AUC in MI/CAD separation.</w:t>
      </w:r>
    </w:p>
    <w:p w:rsidR="00113B1A" w:rsidRDefault="00B36E4A">
      <w:pPr>
        <w:pStyle w:val="CaptionedFigure"/>
      </w:pPr>
      <w:r>
        <w:rPr>
          <w:noProof/>
        </w:rPr>
        <w:lastRenderedPageBreak/>
        <w:drawing>
          <wp:inline distT="0" distB="0" distL="0" distR="0" wp14:anchorId="5CA12919" wp14:editId="2DB28D35">
            <wp:extent cx="5334000" cy="3128254"/>
            <wp:effectExtent l="0" t="0" r="0" b="0"/>
            <wp:docPr id="71" name="Picture" descr="Figure 3.11: Expression profile of has-miR-29A, has-miR-197, has-miR-142, has-miR-21, has-miR-155, and has-miR-320C1 in Healthy, CAD, and MI samples."/>
            <wp:cNvGraphicFramePr/>
            <a:graphic xmlns:a="http://schemas.openxmlformats.org/drawingml/2006/main">
              <a:graphicData uri="http://schemas.openxmlformats.org/drawingml/2006/picture">
                <pic:pic xmlns:pic="http://schemas.openxmlformats.org/drawingml/2006/picture">
                  <pic:nvPicPr>
                    <pic:cNvPr id="72" name="Picture" descr="../ML/Pics/ExpressionforAUC.pdf"/>
                    <pic:cNvPicPr>
                      <a:picLocks noChangeAspect="1" noChangeArrowheads="1"/>
                    </pic:cNvPicPr>
                  </pic:nvPicPr>
                  <pic:blipFill>
                    <a:blip r:embed="rId17"/>
                    <a:stretch>
                      <a:fillRect/>
                    </a:stretch>
                  </pic:blipFill>
                  <pic:spPr bwMode="auto">
                    <a:xfrm>
                      <a:off x="0" y="0"/>
                      <a:ext cx="5334000" cy="3128254"/>
                    </a:xfrm>
                    <a:prstGeom prst="rect">
                      <a:avLst/>
                    </a:prstGeom>
                    <a:noFill/>
                    <a:ln w="9525">
                      <a:noFill/>
                      <a:headEnd/>
                      <a:tailEnd/>
                    </a:ln>
                  </pic:spPr>
                </pic:pic>
              </a:graphicData>
            </a:graphic>
          </wp:inline>
        </w:drawing>
      </w:r>
    </w:p>
    <w:p w:rsidR="00113B1A" w:rsidRPr="006F4156" w:rsidRDefault="00B36E4A" w:rsidP="006F4156">
      <w:pPr>
        <w:pStyle w:val="ImageCaption"/>
        <w:spacing w:line="360" w:lineRule="auto"/>
        <w:rPr>
          <w:rFonts w:asciiTheme="minorBidi" w:hAnsiTheme="minorBidi"/>
          <w:i w:val="0"/>
          <w:iCs/>
          <w:rPrChange w:id="1147" w:author="Reza Rahbarghazi" w:date="2023-04-23T07:19:00Z">
            <w:rPr/>
          </w:rPrChange>
        </w:rPr>
        <w:pPrChange w:id="1148" w:author="Reza Rahbarghazi" w:date="2023-04-23T07:19:00Z">
          <w:pPr>
            <w:pStyle w:val="ImageCaption"/>
          </w:pPr>
        </w:pPrChange>
      </w:pPr>
      <w:r w:rsidRPr="006F4156">
        <w:rPr>
          <w:rFonts w:asciiTheme="minorBidi" w:hAnsiTheme="minorBidi"/>
          <w:i w:val="0"/>
          <w:iCs/>
          <w:rPrChange w:id="1149" w:author="Reza Rahbarghazi" w:date="2023-04-23T07:19:00Z">
            <w:rPr/>
          </w:rPrChange>
        </w:rPr>
        <w:t>Figure 3.11: Expression profile of has-miR-29A, has-miR-197, has-miR-142, has-miR-21, has-miR-155, and has-miR-320C1 in Healthy, CAD, and MI samples.</w:t>
      </w:r>
    </w:p>
    <w:p w:rsidR="00113B1A" w:rsidRPr="006F4156" w:rsidRDefault="00B36E4A" w:rsidP="006F4156">
      <w:pPr>
        <w:pStyle w:val="Heading4"/>
        <w:rPr>
          <w:rStyle w:val="SectionNumber"/>
          <w:rFonts w:asciiTheme="minorBidi" w:hAnsiTheme="minorBidi" w:cstheme="minorBidi"/>
          <w:b/>
          <w:bCs w:val="0"/>
          <w:rPrChange w:id="1150" w:author="Reza Rahbarghazi" w:date="2023-04-23T07:20:00Z">
            <w:rPr/>
          </w:rPrChange>
        </w:rPr>
        <w:pPrChange w:id="1151" w:author="Reza Rahbarghazi" w:date="2023-04-23T07:20:00Z">
          <w:pPr>
            <w:pStyle w:val="Heading4"/>
          </w:pPr>
        </w:pPrChange>
      </w:pPr>
      <w:bookmarkStart w:id="1152" w:name="first-layer"/>
      <w:r w:rsidRPr="006F4156">
        <w:rPr>
          <w:rStyle w:val="SectionNumber"/>
          <w:rFonts w:asciiTheme="minorBidi" w:hAnsiTheme="minorBidi" w:cstheme="minorBidi"/>
          <w:b/>
          <w:bCs w:val="0"/>
          <w:rPrChange w:id="1153" w:author="Reza Rahbarghazi" w:date="2023-04-23T07:20:00Z">
            <w:rPr>
              <w:rStyle w:val="SectionNumber"/>
            </w:rPr>
          </w:rPrChange>
        </w:rPr>
        <w:t>3.4.2.1</w:t>
      </w:r>
      <w:ins w:id="1154" w:author="Reza Rahbarghazi" w:date="2023-04-23T07:20:00Z">
        <w:r w:rsidR="006F4156">
          <w:rPr>
            <w:rStyle w:val="SectionNumber"/>
            <w:rFonts w:asciiTheme="minorBidi" w:hAnsiTheme="minorBidi" w:cstheme="minorBidi"/>
            <w:b/>
            <w:bCs w:val="0"/>
          </w:rPr>
          <w:t>.</w:t>
        </w:r>
      </w:ins>
      <w:del w:id="1155" w:author="Reza Rahbarghazi" w:date="2023-04-23T07:20:00Z">
        <w:r w:rsidRPr="006F4156" w:rsidDel="006F4156">
          <w:rPr>
            <w:rStyle w:val="SectionNumber"/>
            <w:rFonts w:asciiTheme="minorBidi" w:hAnsiTheme="minorBidi" w:cstheme="minorBidi"/>
            <w:b/>
            <w:bCs w:val="0"/>
            <w:rPrChange w:id="1156" w:author="Reza Rahbarghazi" w:date="2023-04-23T07:20:00Z">
              <w:rPr/>
            </w:rPrChange>
          </w:rPr>
          <w:tab/>
        </w:r>
      </w:del>
      <w:ins w:id="1157" w:author="Reza Rahbarghazi" w:date="2023-04-23T07:20:00Z">
        <w:r w:rsidR="006F4156">
          <w:rPr>
            <w:rStyle w:val="SectionNumber"/>
            <w:rFonts w:asciiTheme="minorBidi" w:hAnsiTheme="minorBidi" w:cstheme="minorBidi"/>
            <w:b/>
            <w:bCs w:val="0"/>
          </w:rPr>
          <w:t xml:space="preserve"> </w:t>
        </w:r>
      </w:ins>
      <w:r w:rsidRPr="006F4156">
        <w:rPr>
          <w:rStyle w:val="SectionNumber"/>
          <w:rFonts w:asciiTheme="minorBidi" w:hAnsiTheme="minorBidi" w:cstheme="minorBidi"/>
          <w:b/>
          <w:bCs w:val="0"/>
          <w:rPrChange w:id="1158" w:author="Reza Rahbarghazi" w:date="2023-04-23T07:20:00Z">
            <w:rPr/>
          </w:rPrChange>
        </w:rPr>
        <w:t>First layer</w:t>
      </w:r>
      <w:del w:id="1159" w:author="Reza Rahbarghazi" w:date="2023-04-23T07:20:00Z">
        <w:r w:rsidRPr="006F4156" w:rsidDel="006F4156">
          <w:rPr>
            <w:rStyle w:val="SectionNumber"/>
            <w:rFonts w:asciiTheme="minorBidi" w:hAnsiTheme="minorBidi" w:cstheme="minorBidi"/>
            <w:b/>
            <w:bCs w:val="0"/>
            <w:rPrChange w:id="1160" w:author="Reza Rahbarghazi" w:date="2023-04-23T07:20:00Z">
              <w:rPr/>
            </w:rPrChange>
          </w:rPr>
          <w:delText>:</w:delText>
        </w:r>
      </w:del>
    </w:p>
    <w:p w:rsidR="00113B1A" w:rsidRPr="006F4156" w:rsidRDefault="00B36E4A" w:rsidP="00C6552F">
      <w:pPr>
        <w:pStyle w:val="FirstParagraph"/>
        <w:spacing w:line="360" w:lineRule="auto"/>
        <w:jc w:val="both"/>
        <w:rPr>
          <w:rFonts w:asciiTheme="minorBidi" w:hAnsiTheme="minorBidi"/>
          <w:rPrChange w:id="1161" w:author="Reza Rahbarghazi" w:date="2023-04-23T07:20:00Z">
            <w:rPr/>
          </w:rPrChange>
        </w:rPr>
        <w:pPrChange w:id="1162" w:author="Reza Rahbarghazi" w:date="2023-04-23T07:28:00Z">
          <w:pPr>
            <w:pStyle w:val="FirstParagraph"/>
          </w:pPr>
        </w:pPrChange>
      </w:pPr>
      <w:r w:rsidRPr="006F4156">
        <w:rPr>
          <w:rFonts w:asciiTheme="minorBidi" w:hAnsiTheme="minorBidi"/>
          <w:rPrChange w:id="1163" w:author="Reza Rahbarghazi" w:date="2023-04-23T07:20:00Z">
            <w:rPr/>
          </w:rPrChange>
        </w:rPr>
        <w:t>Using the selected set, an SVM model with an RBF kernel was trained to separate healthy from not-healthy samples. The ROC curve for the model is presented in Fig</w:t>
      </w:r>
      <w:ins w:id="1164" w:author="Reza Rahbarghazi" w:date="2023-04-23T07:20:00Z">
        <w:r w:rsidR="006F4156">
          <w:rPr>
            <w:rFonts w:asciiTheme="minorBidi" w:hAnsiTheme="minorBidi"/>
          </w:rPr>
          <w:t xml:space="preserve">ure </w:t>
        </w:r>
      </w:ins>
      <w:r w:rsidRPr="006F4156">
        <w:rPr>
          <w:rFonts w:asciiTheme="minorBidi" w:hAnsiTheme="minorBidi"/>
          <w:rPrChange w:id="1165" w:author="Reza Rahbarghazi" w:date="2023-04-23T07:20:00Z">
            <w:rPr/>
          </w:rPrChange>
        </w:rPr>
        <w:t>3.12A and the confusion matrix is illustrated in Fig</w:t>
      </w:r>
      <w:ins w:id="1166" w:author="Reza Rahbarghazi" w:date="2023-04-23T07:20:00Z">
        <w:r w:rsidR="006F4156">
          <w:rPr>
            <w:rFonts w:asciiTheme="minorBidi" w:hAnsiTheme="minorBidi"/>
          </w:rPr>
          <w:t xml:space="preserve">ure </w:t>
        </w:r>
      </w:ins>
      <w:r w:rsidRPr="006F4156">
        <w:rPr>
          <w:rFonts w:asciiTheme="minorBidi" w:hAnsiTheme="minorBidi"/>
          <w:rPrChange w:id="1167" w:author="Reza Rahbarghazi" w:date="2023-04-23T07:20:00Z">
            <w:rPr/>
          </w:rPrChange>
        </w:rPr>
        <w:t xml:space="preserve">3.13A. Both AUC and accuracy for the model on the test set </w:t>
      </w:r>
      <w:del w:id="1168" w:author="Reza Rahbarghazi" w:date="2023-04-23T07:28:00Z">
        <w:r w:rsidRPr="006F4156" w:rsidDel="00C6552F">
          <w:rPr>
            <w:rFonts w:asciiTheme="minorBidi" w:hAnsiTheme="minorBidi"/>
            <w:rPrChange w:id="1169" w:author="Reza Rahbarghazi" w:date="2023-04-23T07:20:00Z">
              <w:rPr/>
            </w:rPrChange>
          </w:rPr>
          <w:delText xml:space="preserve">was </w:delText>
        </w:r>
      </w:del>
      <w:ins w:id="1170" w:author="Reza Rahbarghazi" w:date="2023-04-23T07:28:00Z">
        <w:r w:rsidR="00C6552F" w:rsidRPr="006F4156">
          <w:rPr>
            <w:rFonts w:asciiTheme="minorBidi" w:hAnsiTheme="minorBidi"/>
            <w:rPrChange w:id="1171" w:author="Reza Rahbarghazi" w:date="2023-04-23T07:20:00Z">
              <w:rPr/>
            </w:rPrChange>
          </w:rPr>
          <w:t>w</w:t>
        </w:r>
        <w:r w:rsidR="00C6552F">
          <w:rPr>
            <w:rFonts w:asciiTheme="minorBidi" w:hAnsiTheme="minorBidi"/>
          </w:rPr>
          <w:t>ere</w:t>
        </w:r>
        <w:r w:rsidR="00C6552F" w:rsidRPr="006F4156">
          <w:rPr>
            <w:rFonts w:asciiTheme="minorBidi" w:hAnsiTheme="minorBidi"/>
            <w:rPrChange w:id="1172" w:author="Reza Rahbarghazi" w:date="2023-04-23T07:20:00Z">
              <w:rPr/>
            </w:rPrChange>
          </w:rPr>
          <w:t xml:space="preserve"> </w:t>
        </w:r>
      </w:ins>
      <w:r w:rsidRPr="006F4156">
        <w:rPr>
          <w:rFonts w:asciiTheme="minorBidi" w:hAnsiTheme="minorBidi"/>
          <w:rPrChange w:id="1173" w:author="Reza Rahbarghazi" w:date="2023-04-23T07:20:00Z">
            <w:rPr/>
          </w:rPrChange>
        </w:rPr>
        <w:t>equal to 1.</w:t>
      </w:r>
    </w:p>
    <w:p w:rsidR="00113B1A" w:rsidRDefault="00B36E4A">
      <w:pPr>
        <w:pStyle w:val="CaptionedFigure"/>
      </w:pPr>
      <w:r>
        <w:rPr>
          <w:noProof/>
        </w:rPr>
        <w:lastRenderedPageBreak/>
        <w:drawing>
          <wp:inline distT="0" distB="0" distL="0" distR="0" wp14:anchorId="35DFFE06" wp14:editId="6D2108DD">
            <wp:extent cx="5334000" cy="4622800"/>
            <wp:effectExtent l="0" t="0" r="0" b="0"/>
            <wp:docPr id="74" name="Picture" descr="Figure 3.12: ROC curve for the set of miRNAs selected by AUC on test set classification. (A) SVM with RBF kernel for healthy and not-healthy samples classification. (B) Logistic regression model for CAD and MI samples classification. (C) SVM with polynomial kernel for CAD and MI samples classification."/>
            <wp:cNvGraphicFramePr/>
            <a:graphic xmlns:a="http://schemas.openxmlformats.org/drawingml/2006/main">
              <a:graphicData uri="http://schemas.openxmlformats.org/drawingml/2006/picture">
                <pic:pic xmlns:pic="http://schemas.openxmlformats.org/drawingml/2006/picture">
                  <pic:nvPicPr>
                    <pic:cNvPr id="75" name="Picture" descr="../ML/Pics/AUC%20best%20model%20ROCs.pdf"/>
                    <pic:cNvPicPr>
                      <a:picLocks noChangeAspect="1" noChangeArrowheads="1"/>
                    </pic:cNvPicPr>
                  </pic:nvPicPr>
                  <pic:blipFill>
                    <a:blip r:embed="rId18"/>
                    <a:stretch>
                      <a:fillRect/>
                    </a:stretch>
                  </pic:blipFill>
                  <pic:spPr bwMode="auto">
                    <a:xfrm>
                      <a:off x="0" y="0"/>
                      <a:ext cx="5334000" cy="4622800"/>
                    </a:xfrm>
                    <a:prstGeom prst="rect">
                      <a:avLst/>
                    </a:prstGeom>
                    <a:noFill/>
                    <a:ln w="9525">
                      <a:noFill/>
                      <a:headEnd/>
                      <a:tailEnd/>
                    </a:ln>
                  </pic:spPr>
                </pic:pic>
              </a:graphicData>
            </a:graphic>
          </wp:inline>
        </w:drawing>
      </w:r>
    </w:p>
    <w:p w:rsidR="00113B1A" w:rsidRPr="006F4156" w:rsidRDefault="00B36E4A" w:rsidP="006F4156">
      <w:pPr>
        <w:pStyle w:val="ImageCaption"/>
        <w:spacing w:line="360" w:lineRule="auto"/>
        <w:jc w:val="both"/>
        <w:rPr>
          <w:rFonts w:asciiTheme="minorBidi" w:hAnsiTheme="minorBidi"/>
          <w:i w:val="0"/>
          <w:iCs/>
          <w:rPrChange w:id="1174" w:author="Reza Rahbarghazi" w:date="2023-04-23T07:20:00Z">
            <w:rPr/>
          </w:rPrChange>
        </w:rPr>
        <w:pPrChange w:id="1175" w:author="Reza Rahbarghazi" w:date="2023-04-23T07:20:00Z">
          <w:pPr>
            <w:pStyle w:val="ImageCaption"/>
          </w:pPr>
        </w:pPrChange>
      </w:pPr>
      <w:r w:rsidRPr="006F4156">
        <w:rPr>
          <w:rFonts w:asciiTheme="minorBidi" w:hAnsiTheme="minorBidi"/>
          <w:i w:val="0"/>
          <w:iCs/>
          <w:rPrChange w:id="1176" w:author="Reza Rahbarghazi" w:date="2023-04-23T07:20:00Z">
            <w:rPr/>
          </w:rPrChange>
        </w:rPr>
        <w:t>Figure 3.12: ROC curve for the set of miRNAs selected by AUC on test set classification. (A) SVM with RBF kernel for healthy and not-healthy samples classification. (B) Logistic regression model for CAD and MI samples classification. (C) SVM with polynomial kernel for CAD and MI samples classification.</w:t>
      </w:r>
    </w:p>
    <w:p w:rsidR="00113B1A" w:rsidRDefault="00B36E4A">
      <w:pPr>
        <w:pStyle w:val="CaptionedFigure"/>
      </w:pPr>
      <w:r>
        <w:rPr>
          <w:noProof/>
        </w:rPr>
        <w:lastRenderedPageBreak/>
        <w:drawing>
          <wp:inline distT="0" distB="0" distL="0" distR="0" wp14:anchorId="275DFA93" wp14:editId="5B62AFA5">
            <wp:extent cx="5334000" cy="4923692"/>
            <wp:effectExtent l="0" t="0" r="0" b="0"/>
            <wp:docPr id="77" name="Picture" descr="Figure 3.13: Confusion matrix on the test set for (A) SVM with RBF kernel for healthy and not-healthy samples classification. (B) Logistic regression model for CAD and MI samples classification. (C) SVM with polynomial kernel for CAD and MI samples classification."/>
            <wp:cNvGraphicFramePr/>
            <a:graphic xmlns:a="http://schemas.openxmlformats.org/drawingml/2006/main">
              <a:graphicData uri="http://schemas.openxmlformats.org/drawingml/2006/picture">
                <pic:pic xmlns:pic="http://schemas.openxmlformats.org/drawingml/2006/picture">
                  <pic:nvPicPr>
                    <pic:cNvPr id="78" name="Picture" descr="../ML/Pics/AUC%20Conf.%20matrix.pdf"/>
                    <pic:cNvPicPr>
                      <a:picLocks noChangeAspect="1" noChangeArrowheads="1"/>
                    </pic:cNvPicPr>
                  </pic:nvPicPr>
                  <pic:blipFill>
                    <a:blip r:embed="rId19"/>
                    <a:stretch>
                      <a:fillRect/>
                    </a:stretch>
                  </pic:blipFill>
                  <pic:spPr bwMode="auto">
                    <a:xfrm>
                      <a:off x="0" y="0"/>
                      <a:ext cx="5334000" cy="4923692"/>
                    </a:xfrm>
                    <a:prstGeom prst="rect">
                      <a:avLst/>
                    </a:prstGeom>
                    <a:noFill/>
                    <a:ln w="9525">
                      <a:noFill/>
                      <a:headEnd/>
                      <a:tailEnd/>
                    </a:ln>
                  </pic:spPr>
                </pic:pic>
              </a:graphicData>
            </a:graphic>
          </wp:inline>
        </w:drawing>
      </w:r>
    </w:p>
    <w:p w:rsidR="00113B1A" w:rsidRPr="006F4156" w:rsidRDefault="00B36E4A" w:rsidP="006F4156">
      <w:pPr>
        <w:pStyle w:val="ImageCaption"/>
        <w:spacing w:line="360" w:lineRule="auto"/>
        <w:jc w:val="both"/>
        <w:rPr>
          <w:rFonts w:asciiTheme="minorBidi" w:hAnsiTheme="minorBidi"/>
          <w:i w:val="0"/>
          <w:iCs/>
          <w:rPrChange w:id="1177" w:author="Reza Rahbarghazi" w:date="2023-04-23T07:20:00Z">
            <w:rPr/>
          </w:rPrChange>
        </w:rPr>
        <w:pPrChange w:id="1178" w:author="Reza Rahbarghazi" w:date="2023-04-23T07:20:00Z">
          <w:pPr>
            <w:pStyle w:val="ImageCaption"/>
          </w:pPr>
        </w:pPrChange>
      </w:pPr>
      <w:r w:rsidRPr="006F4156">
        <w:rPr>
          <w:rFonts w:asciiTheme="minorBidi" w:hAnsiTheme="minorBidi"/>
          <w:i w:val="0"/>
          <w:iCs/>
          <w:rPrChange w:id="1179" w:author="Reza Rahbarghazi" w:date="2023-04-23T07:20:00Z">
            <w:rPr/>
          </w:rPrChange>
        </w:rPr>
        <w:t>Figure 3.13: Confusion matrix on the test set for (A) SVM with RBF kernel for healthy and not-healthy samples classification. (B) Logistic regression model for CAD and MI samples classification. (C) SVM with polynomial kernel for CAD and MI samples classification.</w:t>
      </w:r>
    </w:p>
    <w:p w:rsidR="00113B1A" w:rsidRPr="006F4156" w:rsidRDefault="00B36E4A" w:rsidP="006F4156">
      <w:pPr>
        <w:pStyle w:val="Heading4"/>
        <w:rPr>
          <w:rStyle w:val="SectionNumber"/>
          <w:rFonts w:asciiTheme="minorBidi" w:hAnsiTheme="minorBidi" w:cstheme="minorBidi"/>
          <w:b/>
          <w:bCs w:val="0"/>
          <w:rPrChange w:id="1180" w:author="Reza Rahbarghazi" w:date="2023-04-23T07:21:00Z">
            <w:rPr/>
          </w:rPrChange>
        </w:rPr>
        <w:pPrChange w:id="1181" w:author="Reza Rahbarghazi" w:date="2023-04-23T07:22:00Z">
          <w:pPr>
            <w:pStyle w:val="Heading4"/>
          </w:pPr>
        </w:pPrChange>
      </w:pPr>
      <w:bookmarkStart w:id="1182" w:name="second-layer-mi-form-cad"/>
      <w:bookmarkEnd w:id="1152"/>
      <w:r w:rsidRPr="006F4156">
        <w:rPr>
          <w:rStyle w:val="SectionNumber"/>
          <w:rFonts w:asciiTheme="minorBidi" w:hAnsiTheme="minorBidi" w:cstheme="minorBidi"/>
          <w:b/>
          <w:bCs w:val="0"/>
          <w:rPrChange w:id="1183" w:author="Reza Rahbarghazi" w:date="2023-04-23T07:21:00Z">
            <w:rPr>
              <w:rStyle w:val="SectionNumber"/>
            </w:rPr>
          </w:rPrChange>
        </w:rPr>
        <w:t>3.4.2.2</w:t>
      </w:r>
      <w:ins w:id="1184" w:author="Reza Rahbarghazi" w:date="2023-04-23T07:21:00Z">
        <w:r w:rsidR="006F4156">
          <w:rPr>
            <w:rStyle w:val="SectionNumber"/>
            <w:rFonts w:asciiTheme="minorBidi" w:hAnsiTheme="minorBidi" w:cstheme="minorBidi"/>
            <w:b/>
            <w:bCs w:val="0"/>
          </w:rPr>
          <w:t>.</w:t>
        </w:r>
      </w:ins>
      <w:del w:id="1185" w:author="Reza Rahbarghazi" w:date="2023-04-23T07:21:00Z">
        <w:r w:rsidRPr="006F4156" w:rsidDel="006F4156">
          <w:rPr>
            <w:rStyle w:val="SectionNumber"/>
            <w:rFonts w:asciiTheme="minorBidi" w:hAnsiTheme="minorBidi" w:cstheme="minorBidi"/>
            <w:b/>
            <w:bCs w:val="0"/>
            <w:rPrChange w:id="1186" w:author="Reza Rahbarghazi" w:date="2023-04-23T07:21:00Z">
              <w:rPr/>
            </w:rPrChange>
          </w:rPr>
          <w:tab/>
        </w:r>
      </w:del>
      <w:ins w:id="1187" w:author="Reza Rahbarghazi" w:date="2023-04-23T07:21:00Z">
        <w:r w:rsidR="006F4156">
          <w:rPr>
            <w:rStyle w:val="SectionNumber"/>
            <w:rFonts w:asciiTheme="minorBidi" w:hAnsiTheme="minorBidi" w:cstheme="minorBidi"/>
            <w:b/>
            <w:bCs w:val="0"/>
          </w:rPr>
          <w:t xml:space="preserve"> </w:t>
        </w:r>
      </w:ins>
      <w:r w:rsidRPr="006F4156">
        <w:rPr>
          <w:rStyle w:val="SectionNumber"/>
          <w:rFonts w:asciiTheme="minorBidi" w:hAnsiTheme="minorBidi" w:cstheme="minorBidi"/>
          <w:b/>
          <w:bCs w:val="0"/>
          <w:rPrChange w:id="1188" w:author="Reza Rahbarghazi" w:date="2023-04-23T07:21:00Z">
            <w:rPr/>
          </w:rPrChange>
        </w:rPr>
        <w:t xml:space="preserve">Second layer; </w:t>
      </w:r>
      <w:ins w:id="1189" w:author="Reza Rahbarghazi" w:date="2023-04-23T07:22:00Z">
        <w:r w:rsidR="006F4156">
          <w:rPr>
            <w:rStyle w:val="SectionNumber"/>
            <w:rFonts w:asciiTheme="minorBidi" w:hAnsiTheme="minorBidi" w:cstheme="minorBidi"/>
            <w:b/>
            <w:bCs w:val="0"/>
          </w:rPr>
          <w:t xml:space="preserve">isolation of </w:t>
        </w:r>
      </w:ins>
      <w:r w:rsidRPr="006F4156">
        <w:rPr>
          <w:rStyle w:val="SectionNumber"/>
          <w:rFonts w:asciiTheme="minorBidi" w:hAnsiTheme="minorBidi" w:cstheme="minorBidi"/>
          <w:b/>
          <w:bCs w:val="0"/>
          <w:rPrChange w:id="1190" w:author="Reza Rahbarghazi" w:date="2023-04-23T07:21:00Z">
            <w:rPr/>
          </w:rPrChange>
        </w:rPr>
        <w:t xml:space="preserve">MI </w:t>
      </w:r>
      <w:ins w:id="1191" w:author="Reza Rahbarghazi" w:date="2023-04-23T07:22:00Z">
        <w:r w:rsidR="006F4156">
          <w:rPr>
            <w:rStyle w:val="SectionNumber"/>
            <w:rFonts w:asciiTheme="minorBidi" w:hAnsiTheme="minorBidi" w:cstheme="minorBidi"/>
            <w:b/>
            <w:bCs w:val="0"/>
          </w:rPr>
          <w:t xml:space="preserve">samples </w:t>
        </w:r>
      </w:ins>
      <w:del w:id="1192" w:author="Reza Rahbarghazi" w:date="2023-04-23T07:22:00Z">
        <w:r w:rsidRPr="006F4156" w:rsidDel="006F4156">
          <w:rPr>
            <w:rStyle w:val="SectionNumber"/>
            <w:rFonts w:asciiTheme="minorBidi" w:hAnsiTheme="minorBidi" w:cstheme="minorBidi"/>
            <w:b/>
            <w:bCs w:val="0"/>
            <w:rPrChange w:id="1193" w:author="Reza Rahbarghazi" w:date="2023-04-23T07:21:00Z">
              <w:rPr/>
            </w:rPrChange>
          </w:rPr>
          <w:delText xml:space="preserve">form </w:delText>
        </w:r>
      </w:del>
      <w:ins w:id="1194" w:author="Reza Rahbarghazi" w:date="2023-04-23T07:22:00Z">
        <w:r w:rsidR="006F4156">
          <w:rPr>
            <w:rStyle w:val="SectionNumber"/>
            <w:rFonts w:asciiTheme="minorBidi" w:hAnsiTheme="minorBidi" w:cstheme="minorBidi"/>
            <w:b/>
            <w:bCs w:val="0"/>
          </w:rPr>
          <w:t xml:space="preserve">from </w:t>
        </w:r>
      </w:ins>
      <w:r w:rsidRPr="006F4156">
        <w:rPr>
          <w:rStyle w:val="SectionNumber"/>
          <w:rFonts w:asciiTheme="minorBidi" w:hAnsiTheme="minorBidi" w:cstheme="minorBidi"/>
          <w:b/>
          <w:bCs w:val="0"/>
          <w:rPrChange w:id="1195" w:author="Reza Rahbarghazi" w:date="2023-04-23T07:21:00Z">
            <w:rPr/>
          </w:rPrChange>
        </w:rPr>
        <w:t>CAD</w:t>
      </w:r>
      <w:ins w:id="1196" w:author="Reza Rahbarghazi" w:date="2023-04-23T07:22:00Z">
        <w:r w:rsidR="006F4156">
          <w:rPr>
            <w:rStyle w:val="SectionNumber"/>
            <w:rFonts w:asciiTheme="minorBidi" w:hAnsiTheme="minorBidi" w:cstheme="minorBidi"/>
            <w:b/>
            <w:bCs w:val="0"/>
          </w:rPr>
          <w:t xml:space="preserve"> samples</w:t>
        </w:r>
      </w:ins>
      <w:del w:id="1197" w:author="Reza Rahbarghazi" w:date="2023-04-23T07:21:00Z">
        <w:r w:rsidRPr="006F4156" w:rsidDel="006F4156">
          <w:rPr>
            <w:rStyle w:val="SectionNumber"/>
            <w:rFonts w:asciiTheme="minorBidi" w:hAnsiTheme="minorBidi" w:cstheme="minorBidi"/>
            <w:b/>
            <w:bCs w:val="0"/>
            <w:rPrChange w:id="1198" w:author="Reza Rahbarghazi" w:date="2023-04-23T07:21:00Z">
              <w:rPr/>
            </w:rPrChange>
          </w:rPr>
          <w:delText>:</w:delText>
        </w:r>
      </w:del>
    </w:p>
    <w:p w:rsidR="00113B1A" w:rsidRPr="006F4156" w:rsidRDefault="00B36E4A" w:rsidP="00C6552F">
      <w:pPr>
        <w:pStyle w:val="FirstParagraph"/>
        <w:spacing w:line="360" w:lineRule="auto"/>
        <w:jc w:val="both"/>
        <w:rPr>
          <w:rFonts w:asciiTheme="minorBidi" w:hAnsiTheme="minorBidi"/>
          <w:rPrChange w:id="1199" w:author="Reza Rahbarghazi" w:date="2023-04-23T07:21:00Z">
            <w:rPr/>
          </w:rPrChange>
        </w:rPr>
        <w:pPrChange w:id="1200" w:author="Reza Rahbarghazi" w:date="2023-04-23T07:28:00Z">
          <w:pPr>
            <w:pStyle w:val="FirstParagraph"/>
          </w:pPr>
        </w:pPrChange>
      </w:pPr>
      <w:r w:rsidRPr="006F4156">
        <w:rPr>
          <w:rFonts w:asciiTheme="minorBidi" w:hAnsiTheme="minorBidi"/>
          <w:rPrChange w:id="1201" w:author="Reza Rahbarghazi" w:date="2023-04-23T07:21:00Z">
            <w:rPr/>
          </w:rPrChange>
        </w:rPr>
        <w:t>To find the best model for training the best set, different models were trained using their pre-set values. Their AUC and accuracy results on the test set are presented in Fig</w:t>
      </w:r>
      <w:ins w:id="1202" w:author="Reza Rahbarghazi" w:date="2023-04-23T07:22:00Z">
        <w:r w:rsidR="006F4156">
          <w:rPr>
            <w:rFonts w:asciiTheme="minorBidi" w:hAnsiTheme="minorBidi"/>
          </w:rPr>
          <w:t xml:space="preserve">ure </w:t>
        </w:r>
      </w:ins>
      <w:r w:rsidRPr="006F4156">
        <w:rPr>
          <w:rFonts w:asciiTheme="minorBidi" w:hAnsiTheme="minorBidi"/>
          <w:rPrChange w:id="1203" w:author="Reza Rahbarghazi" w:date="2023-04-23T07:21:00Z">
            <w:rPr/>
          </w:rPrChange>
        </w:rPr>
        <w:t xml:space="preserve">3.14. The best model from </w:t>
      </w:r>
      <w:ins w:id="1204" w:author="Reza Rahbarghazi" w:date="2023-04-23T07:28:00Z">
        <w:r w:rsidR="00C6552F">
          <w:rPr>
            <w:rFonts w:asciiTheme="minorBidi" w:hAnsiTheme="minorBidi"/>
          </w:rPr>
          <w:t xml:space="preserve">the </w:t>
        </w:r>
      </w:ins>
      <w:r w:rsidRPr="006F4156">
        <w:rPr>
          <w:rFonts w:asciiTheme="minorBidi" w:hAnsiTheme="minorBidi"/>
          <w:rPrChange w:id="1205" w:author="Reza Rahbarghazi" w:date="2023-04-23T07:21:00Z">
            <w:rPr/>
          </w:rPrChange>
        </w:rPr>
        <w:t xml:space="preserve">AUC point-of-view was the LR and from </w:t>
      </w:r>
      <w:ins w:id="1206" w:author="Reza Rahbarghazi" w:date="2023-04-23T07:28:00Z">
        <w:r w:rsidR="00C6552F">
          <w:rPr>
            <w:rFonts w:asciiTheme="minorBidi" w:hAnsiTheme="minorBidi"/>
          </w:rPr>
          <w:t xml:space="preserve">the </w:t>
        </w:r>
      </w:ins>
      <w:r w:rsidRPr="006F4156">
        <w:rPr>
          <w:rFonts w:asciiTheme="minorBidi" w:hAnsiTheme="minorBidi"/>
          <w:rPrChange w:id="1207" w:author="Reza Rahbarghazi" w:date="2023-04-23T07:21:00Z">
            <w:rPr/>
          </w:rPrChange>
        </w:rPr>
        <w:t>accuracy point-of-view</w:t>
      </w:r>
      <w:ins w:id="1208" w:author="Reza Rahbarghazi" w:date="2023-04-23T07:28:00Z">
        <w:r w:rsidR="00C6552F">
          <w:rPr>
            <w:rFonts w:asciiTheme="minorBidi" w:hAnsiTheme="minorBidi"/>
          </w:rPr>
          <w:t>,</w:t>
        </w:r>
      </w:ins>
      <w:r w:rsidRPr="006F4156">
        <w:rPr>
          <w:rFonts w:asciiTheme="minorBidi" w:hAnsiTheme="minorBidi"/>
          <w:rPrChange w:id="1209" w:author="Reza Rahbarghazi" w:date="2023-04-23T07:21:00Z">
            <w:rPr/>
          </w:rPrChange>
        </w:rPr>
        <w:t xml:space="preserve"> it was the SVM model with a polynomial kernel. For the LR model</w:t>
      </w:r>
      <w:ins w:id="1210" w:author="Reza Rahbarghazi" w:date="2023-04-23T07:28:00Z">
        <w:r w:rsidR="00C6552F">
          <w:rPr>
            <w:rFonts w:asciiTheme="minorBidi" w:hAnsiTheme="minorBidi"/>
          </w:rPr>
          <w:t>,</w:t>
        </w:r>
      </w:ins>
      <w:r w:rsidRPr="006F4156">
        <w:rPr>
          <w:rFonts w:asciiTheme="minorBidi" w:hAnsiTheme="minorBidi"/>
          <w:rPrChange w:id="1211" w:author="Reza Rahbarghazi" w:date="2023-04-23T07:21:00Z">
            <w:rPr/>
          </w:rPrChange>
        </w:rPr>
        <w:t xml:space="preserve"> the AUC and accuracy were 0.92 and 0.81, respectively; and for the SVM model with a polynomial kernel</w:t>
      </w:r>
      <w:ins w:id="1212" w:author="Reza Rahbarghazi" w:date="2023-04-23T07:28:00Z">
        <w:r w:rsidR="00C6552F">
          <w:rPr>
            <w:rFonts w:asciiTheme="minorBidi" w:hAnsiTheme="minorBidi"/>
          </w:rPr>
          <w:t>,</w:t>
        </w:r>
      </w:ins>
      <w:r w:rsidRPr="006F4156">
        <w:rPr>
          <w:rFonts w:asciiTheme="minorBidi" w:hAnsiTheme="minorBidi"/>
          <w:rPrChange w:id="1213" w:author="Reza Rahbarghazi" w:date="2023-04-23T07:21:00Z">
            <w:rPr/>
          </w:rPrChange>
        </w:rPr>
        <w:t xml:space="preserve"> the values were 0.91 and 0.84, respectively. Both models were </w:t>
      </w:r>
      <w:r w:rsidRPr="006F4156">
        <w:rPr>
          <w:rFonts w:asciiTheme="minorBidi" w:hAnsiTheme="minorBidi"/>
          <w:rPrChange w:id="1214" w:author="Reza Rahbarghazi" w:date="2023-04-23T07:21:00Z">
            <w:rPr/>
          </w:rPrChange>
        </w:rPr>
        <w:lastRenderedPageBreak/>
        <w:t xml:space="preserve">hyper-tuned and the ROC curve for their best performance </w:t>
      </w:r>
      <w:ins w:id="1215" w:author="Reza Rahbarghazi" w:date="2023-04-23T07:28:00Z">
        <w:r w:rsidR="00C6552F">
          <w:rPr>
            <w:rFonts w:asciiTheme="minorBidi" w:hAnsiTheme="minorBidi"/>
          </w:rPr>
          <w:t xml:space="preserve">is </w:t>
        </w:r>
      </w:ins>
      <w:r w:rsidRPr="006F4156">
        <w:rPr>
          <w:rFonts w:asciiTheme="minorBidi" w:hAnsiTheme="minorBidi"/>
          <w:rPrChange w:id="1216" w:author="Reza Rahbarghazi" w:date="2023-04-23T07:21:00Z">
            <w:rPr/>
          </w:rPrChange>
        </w:rPr>
        <w:t>presented in Fig</w:t>
      </w:r>
      <w:ins w:id="1217" w:author="Reza Rahbarghazi" w:date="2023-04-23T07:22:00Z">
        <w:r w:rsidR="006F4156">
          <w:rPr>
            <w:rFonts w:asciiTheme="minorBidi" w:hAnsiTheme="minorBidi"/>
          </w:rPr>
          <w:t xml:space="preserve">ure </w:t>
        </w:r>
      </w:ins>
      <w:r w:rsidRPr="006F4156">
        <w:rPr>
          <w:rFonts w:asciiTheme="minorBidi" w:hAnsiTheme="minorBidi"/>
          <w:rPrChange w:id="1218" w:author="Reza Rahbarghazi" w:date="2023-04-23T07:21:00Z">
            <w:rPr/>
          </w:rPrChange>
        </w:rPr>
        <w:t xml:space="preserve">3.12B and C. The AUC and accuracy for </w:t>
      </w:r>
      <w:ins w:id="1219" w:author="Reza Rahbarghazi" w:date="2023-04-23T07:28:00Z">
        <w:r w:rsidR="00C6552F">
          <w:rPr>
            <w:rFonts w:asciiTheme="minorBidi" w:hAnsiTheme="minorBidi"/>
          </w:rPr>
          <w:t xml:space="preserve">the </w:t>
        </w:r>
      </w:ins>
      <w:r w:rsidRPr="006F4156">
        <w:rPr>
          <w:rFonts w:asciiTheme="minorBidi" w:hAnsiTheme="minorBidi"/>
          <w:rPrChange w:id="1220" w:author="Reza Rahbarghazi" w:date="2023-04-23T07:21:00Z">
            <w:rPr/>
          </w:rPrChange>
        </w:rPr>
        <w:t xml:space="preserve">LR model increased to 0.94 and 0.88, respectively. For the SVM model with a polynomial kernel, these values increased to 0.95 and 0.88, respectively (Table 3.4). The sensitivity for the LR and SVM models were 1 and 0.97, respectively; and the specificity for them </w:t>
      </w:r>
      <w:del w:id="1221" w:author="Reza Rahbarghazi" w:date="2023-04-23T07:28:00Z">
        <w:r w:rsidRPr="006F4156" w:rsidDel="00C6552F">
          <w:rPr>
            <w:rFonts w:asciiTheme="minorBidi" w:hAnsiTheme="minorBidi"/>
            <w:rPrChange w:id="1222" w:author="Reza Rahbarghazi" w:date="2023-04-23T07:21:00Z">
              <w:rPr/>
            </w:rPrChange>
          </w:rPr>
          <w:delText xml:space="preserve">were </w:delText>
        </w:r>
      </w:del>
      <w:ins w:id="1223" w:author="Reza Rahbarghazi" w:date="2023-04-23T07:28:00Z">
        <w:r w:rsidR="00C6552F" w:rsidRPr="006F4156">
          <w:rPr>
            <w:rFonts w:asciiTheme="minorBidi" w:hAnsiTheme="minorBidi"/>
            <w:rPrChange w:id="1224" w:author="Reza Rahbarghazi" w:date="2023-04-23T07:21:00Z">
              <w:rPr/>
            </w:rPrChange>
          </w:rPr>
          <w:t>w</w:t>
        </w:r>
        <w:r w:rsidR="00C6552F">
          <w:rPr>
            <w:rFonts w:asciiTheme="minorBidi" w:hAnsiTheme="minorBidi"/>
          </w:rPr>
          <w:t>as</w:t>
        </w:r>
        <w:r w:rsidR="00C6552F" w:rsidRPr="006F4156">
          <w:rPr>
            <w:rFonts w:asciiTheme="minorBidi" w:hAnsiTheme="minorBidi"/>
            <w:rPrChange w:id="1225" w:author="Reza Rahbarghazi" w:date="2023-04-23T07:21:00Z">
              <w:rPr/>
            </w:rPrChange>
          </w:rPr>
          <w:t xml:space="preserve"> </w:t>
        </w:r>
      </w:ins>
      <w:r w:rsidRPr="006F4156">
        <w:rPr>
          <w:rFonts w:asciiTheme="minorBidi" w:hAnsiTheme="minorBidi"/>
          <w:rPrChange w:id="1226" w:author="Reza Rahbarghazi" w:date="2023-04-23T07:21:00Z">
            <w:rPr/>
          </w:rPrChange>
        </w:rPr>
        <w:t>0.57 and 0.64, respectively. The confusion matrix for both models is illustrated in Fig</w:t>
      </w:r>
      <w:ins w:id="1227" w:author="Reza Rahbarghazi" w:date="2023-04-23T07:22:00Z">
        <w:r w:rsidR="006F4156">
          <w:rPr>
            <w:rFonts w:asciiTheme="minorBidi" w:hAnsiTheme="minorBidi"/>
          </w:rPr>
          <w:t xml:space="preserve">ure </w:t>
        </w:r>
      </w:ins>
      <w:r w:rsidRPr="006F4156">
        <w:rPr>
          <w:rFonts w:asciiTheme="minorBidi" w:hAnsiTheme="minorBidi"/>
          <w:rPrChange w:id="1228" w:author="Reza Rahbarghazi" w:date="2023-04-23T07:21:00Z">
            <w:rPr/>
          </w:rPrChange>
        </w:rPr>
        <w:t>3.13B and C.</w:t>
      </w:r>
    </w:p>
    <w:p w:rsidR="00113B1A" w:rsidRDefault="00B36E4A">
      <w:pPr>
        <w:pStyle w:val="CaptionedFigure"/>
      </w:pPr>
      <w:r>
        <w:rPr>
          <w:noProof/>
        </w:rPr>
        <w:drawing>
          <wp:inline distT="0" distB="0" distL="0" distR="0" wp14:anchorId="73F92966" wp14:editId="38B633CD">
            <wp:extent cx="5168900" cy="4406900"/>
            <wp:effectExtent l="0" t="0" r="0" b="0"/>
            <wp:docPr id="81" name="Picture" descr="Figure 3.14: Area under curve (AUC) and accuracy of different models trained with three miRNAs in DEGs on the test set."/>
            <wp:cNvGraphicFramePr/>
            <a:graphic xmlns:a="http://schemas.openxmlformats.org/drawingml/2006/main">
              <a:graphicData uri="http://schemas.openxmlformats.org/drawingml/2006/picture">
                <pic:pic xmlns:pic="http://schemas.openxmlformats.org/drawingml/2006/picture">
                  <pic:nvPicPr>
                    <pic:cNvPr id="82" name="Picture" descr="../ML/Pics/Models%20AUC%20mirs.pdf"/>
                    <pic:cNvPicPr>
                      <a:picLocks noChangeAspect="1" noChangeArrowheads="1"/>
                    </pic:cNvPicPr>
                  </pic:nvPicPr>
                  <pic:blipFill>
                    <a:blip r:embed="rId20"/>
                    <a:stretch>
                      <a:fillRect/>
                    </a:stretch>
                  </pic:blipFill>
                  <pic:spPr bwMode="auto">
                    <a:xfrm>
                      <a:off x="0" y="0"/>
                      <a:ext cx="5168900" cy="4406900"/>
                    </a:xfrm>
                    <a:prstGeom prst="rect">
                      <a:avLst/>
                    </a:prstGeom>
                    <a:noFill/>
                    <a:ln w="9525">
                      <a:noFill/>
                      <a:headEnd/>
                      <a:tailEnd/>
                    </a:ln>
                  </pic:spPr>
                </pic:pic>
              </a:graphicData>
            </a:graphic>
          </wp:inline>
        </w:drawing>
      </w:r>
    </w:p>
    <w:p w:rsidR="00113B1A" w:rsidRPr="006F4156" w:rsidRDefault="00B36E4A" w:rsidP="006F4156">
      <w:pPr>
        <w:pStyle w:val="ImageCaption"/>
        <w:spacing w:line="360" w:lineRule="auto"/>
        <w:jc w:val="both"/>
        <w:rPr>
          <w:rFonts w:asciiTheme="minorBidi" w:hAnsiTheme="minorBidi"/>
          <w:i w:val="0"/>
          <w:iCs/>
          <w:rPrChange w:id="1229" w:author="Reza Rahbarghazi" w:date="2023-04-23T07:22:00Z">
            <w:rPr/>
          </w:rPrChange>
        </w:rPr>
        <w:pPrChange w:id="1230" w:author="Reza Rahbarghazi" w:date="2023-04-23T07:22:00Z">
          <w:pPr>
            <w:pStyle w:val="ImageCaption"/>
          </w:pPr>
        </w:pPrChange>
      </w:pPr>
      <w:r w:rsidRPr="006F4156">
        <w:rPr>
          <w:rFonts w:asciiTheme="minorBidi" w:hAnsiTheme="minorBidi"/>
          <w:i w:val="0"/>
          <w:iCs/>
          <w:rPrChange w:id="1231" w:author="Reza Rahbarghazi" w:date="2023-04-23T07:22:00Z">
            <w:rPr/>
          </w:rPrChange>
        </w:rPr>
        <w:t xml:space="preserve">Figure 3.14: Area under </w:t>
      </w:r>
      <w:ins w:id="1232" w:author="Reza Rahbarghazi" w:date="2023-04-23T07:29:00Z">
        <w:r w:rsidR="00C6552F">
          <w:rPr>
            <w:rFonts w:asciiTheme="minorBidi" w:hAnsiTheme="minorBidi"/>
            <w:i w:val="0"/>
            <w:iCs/>
          </w:rPr>
          <w:t xml:space="preserve">the </w:t>
        </w:r>
      </w:ins>
      <w:r w:rsidRPr="006F4156">
        <w:rPr>
          <w:rFonts w:asciiTheme="minorBidi" w:hAnsiTheme="minorBidi"/>
          <w:i w:val="0"/>
          <w:iCs/>
          <w:rPrChange w:id="1233" w:author="Reza Rahbarghazi" w:date="2023-04-23T07:22:00Z">
            <w:rPr/>
          </w:rPrChange>
        </w:rPr>
        <w:t>curve (AUC) and accuracy of different models trained with three miRNAs in DEGs on the test set.</w:t>
      </w:r>
    </w:p>
    <w:p w:rsidR="00113B1A" w:rsidRPr="006F4156" w:rsidRDefault="00B36E4A" w:rsidP="00C6552F">
      <w:pPr>
        <w:pStyle w:val="BodyText"/>
        <w:spacing w:line="360" w:lineRule="auto"/>
        <w:jc w:val="both"/>
        <w:rPr>
          <w:rFonts w:asciiTheme="minorBidi" w:hAnsiTheme="minorBidi"/>
          <w:rPrChange w:id="1234" w:author="Reza Rahbarghazi" w:date="2023-04-23T07:23:00Z">
            <w:rPr/>
          </w:rPrChange>
        </w:rPr>
        <w:pPrChange w:id="1235" w:author="Reza Rahbarghazi" w:date="2023-04-23T07:29:00Z">
          <w:pPr>
            <w:pStyle w:val="BodyText"/>
          </w:pPr>
        </w:pPrChange>
      </w:pPr>
      <w:r w:rsidRPr="006F4156">
        <w:rPr>
          <w:rFonts w:asciiTheme="minorBidi" w:hAnsiTheme="minorBidi"/>
          <w:rPrChange w:id="1236" w:author="Reza Rahbarghazi" w:date="2023-04-23T07:23:00Z">
            <w:rPr/>
          </w:rPrChange>
        </w:rPr>
        <w:t xml:space="preserve">Table 3.4: AUC-ROC and accuracy for SVM with </w:t>
      </w:r>
      <w:ins w:id="1237" w:author="Reza Rahbarghazi" w:date="2023-04-23T07:29:00Z">
        <w:r w:rsidR="00C6552F">
          <w:rPr>
            <w:rFonts w:asciiTheme="minorBidi" w:hAnsiTheme="minorBidi"/>
          </w:rPr>
          <w:t xml:space="preserve">the </w:t>
        </w:r>
      </w:ins>
      <w:r w:rsidRPr="006F4156">
        <w:rPr>
          <w:rFonts w:asciiTheme="minorBidi" w:hAnsiTheme="minorBidi"/>
          <w:rPrChange w:id="1238" w:author="Reza Rahbarghazi" w:date="2023-04-23T07:23:00Z">
            <w:rPr/>
          </w:rPrChange>
        </w:rPr>
        <w:t xml:space="preserve">linear kernel as the best model trained with miRNAs selected based on their </w:t>
      </w:r>
      <w:del w:id="1239" w:author="Reza Rahbarghazi" w:date="2023-04-23T07:29:00Z">
        <w:r w:rsidRPr="006F4156" w:rsidDel="00C6552F">
          <w:rPr>
            <w:rFonts w:asciiTheme="minorBidi" w:hAnsiTheme="minorBidi"/>
            <w:rPrChange w:id="1240" w:author="Reza Rahbarghazi" w:date="2023-04-23T07:23:00Z">
              <w:rPr/>
            </w:rPrChange>
          </w:rPr>
          <w:delText xml:space="preserve">individual </w:delText>
        </w:r>
      </w:del>
      <w:r w:rsidRPr="006F4156">
        <w:rPr>
          <w:rFonts w:asciiTheme="minorBidi" w:hAnsiTheme="minorBidi"/>
          <w:rPrChange w:id="1241" w:author="Reza Rahbarghazi" w:date="2023-04-23T07:23:00Z">
            <w:rPr/>
          </w:rPrChange>
        </w:rPr>
        <w:t>AUC-ROC on the train and test set before and after hyper-tuning</w:t>
      </w:r>
    </w:p>
    <w:p w:rsidR="00113B1A" w:rsidRDefault="00B36E4A">
      <w:pPr>
        <w:pStyle w:val="BodyText"/>
      </w:pPr>
      <w:r>
        <w:t>Pre-set parameters</w:t>
      </w:r>
    </w:p>
    <w:p w:rsidR="00113B1A" w:rsidRDefault="00B36E4A">
      <w:pPr>
        <w:pStyle w:val="BodyText"/>
      </w:pPr>
      <w:r>
        <w:lastRenderedPageBreak/>
        <w:t>Hyper-tuned</w:t>
      </w:r>
    </w:p>
    <w:p w:rsidR="00113B1A" w:rsidRDefault="00B36E4A">
      <w:pPr>
        <w:pStyle w:val="BodyText"/>
      </w:pPr>
      <w:r>
        <w:t>Model</w:t>
      </w:r>
    </w:p>
    <w:p w:rsidR="00113B1A" w:rsidRDefault="00B36E4A">
      <w:pPr>
        <w:pStyle w:val="BodyText"/>
      </w:pPr>
      <w:r>
        <w:t>Metrics</w:t>
      </w:r>
    </w:p>
    <w:p w:rsidR="00113B1A" w:rsidRDefault="00B36E4A">
      <w:pPr>
        <w:pStyle w:val="BodyText"/>
      </w:pPr>
      <w:r>
        <w:t>Train</w:t>
      </w:r>
    </w:p>
    <w:p w:rsidR="00113B1A" w:rsidRDefault="00B36E4A">
      <w:pPr>
        <w:pStyle w:val="BodyText"/>
      </w:pPr>
      <w:r>
        <w:t>Test</w:t>
      </w:r>
    </w:p>
    <w:p w:rsidR="00113B1A" w:rsidRDefault="00B36E4A">
      <w:pPr>
        <w:pStyle w:val="BodyText"/>
      </w:pPr>
      <w:r>
        <w:t>Train</w:t>
      </w:r>
    </w:p>
    <w:p w:rsidR="00113B1A" w:rsidRDefault="00B36E4A">
      <w:pPr>
        <w:pStyle w:val="BodyText"/>
      </w:pPr>
      <w:r>
        <w:t>Test</w:t>
      </w:r>
    </w:p>
    <w:p w:rsidR="00113B1A" w:rsidRDefault="00B36E4A">
      <w:pPr>
        <w:pStyle w:val="BodyText"/>
      </w:pPr>
      <w:r>
        <w:t>LR</w:t>
      </w:r>
    </w:p>
    <w:p w:rsidR="00113B1A" w:rsidRDefault="00B36E4A">
      <w:pPr>
        <w:pStyle w:val="BodyText"/>
      </w:pPr>
      <w:r>
        <w:t>AUC-ROC</w:t>
      </w:r>
    </w:p>
    <w:p w:rsidR="00113B1A" w:rsidRDefault="00B36E4A">
      <w:pPr>
        <w:pStyle w:val="BodyText"/>
      </w:pPr>
      <w:r>
        <w:t>0.90</w:t>
      </w:r>
    </w:p>
    <w:p w:rsidR="00113B1A" w:rsidRDefault="00B36E4A">
      <w:pPr>
        <w:pStyle w:val="BodyText"/>
      </w:pPr>
      <w:r>
        <w:t>0.92</w:t>
      </w:r>
    </w:p>
    <w:p w:rsidR="00113B1A" w:rsidRDefault="00B36E4A">
      <w:pPr>
        <w:pStyle w:val="BodyText"/>
      </w:pPr>
      <w:r>
        <w:t>0.91</w:t>
      </w:r>
    </w:p>
    <w:p w:rsidR="00113B1A" w:rsidRDefault="00B36E4A">
      <w:pPr>
        <w:pStyle w:val="BodyText"/>
      </w:pPr>
      <w:r>
        <w:t>0.94</w:t>
      </w:r>
    </w:p>
    <w:p w:rsidR="00113B1A" w:rsidRDefault="00B36E4A">
      <w:pPr>
        <w:pStyle w:val="BodyText"/>
      </w:pPr>
      <w:r>
        <w:t>Accuracy</w:t>
      </w:r>
    </w:p>
    <w:p w:rsidR="00113B1A" w:rsidRDefault="00B36E4A">
      <w:pPr>
        <w:pStyle w:val="BodyText"/>
      </w:pPr>
      <w:r>
        <w:t>0.84</w:t>
      </w:r>
    </w:p>
    <w:p w:rsidR="00113B1A" w:rsidRDefault="00B36E4A">
      <w:pPr>
        <w:pStyle w:val="BodyText"/>
      </w:pPr>
      <w:r>
        <w:t>0.81</w:t>
      </w:r>
    </w:p>
    <w:p w:rsidR="00113B1A" w:rsidRDefault="00B36E4A">
      <w:pPr>
        <w:pStyle w:val="BodyText"/>
      </w:pPr>
      <w:r>
        <w:t>0.84</w:t>
      </w:r>
    </w:p>
    <w:p w:rsidR="00113B1A" w:rsidRDefault="00B36E4A">
      <w:pPr>
        <w:pStyle w:val="BodyText"/>
      </w:pPr>
      <w:r>
        <w:t>0.88</w:t>
      </w:r>
    </w:p>
    <w:p w:rsidR="00113B1A" w:rsidRDefault="00B36E4A">
      <w:pPr>
        <w:pStyle w:val="BodyText"/>
      </w:pPr>
      <w:r>
        <w:t>SVM</w:t>
      </w:r>
    </w:p>
    <w:p w:rsidR="00113B1A" w:rsidRDefault="00B36E4A">
      <w:pPr>
        <w:pStyle w:val="BodyText"/>
      </w:pPr>
      <w:r>
        <w:t>AUC-ROC</w:t>
      </w:r>
    </w:p>
    <w:p w:rsidR="00113B1A" w:rsidRDefault="00B36E4A">
      <w:pPr>
        <w:pStyle w:val="BodyText"/>
      </w:pPr>
      <w:r>
        <w:t>0.90</w:t>
      </w:r>
    </w:p>
    <w:p w:rsidR="00113B1A" w:rsidRDefault="00B36E4A">
      <w:pPr>
        <w:pStyle w:val="BodyText"/>
      </w:pPr>
      <w:r>
        <w:t>0.91</w:t>
      </w:r>
    </w:p>
    <w:p w:rsidR="00113B1A" w:rsidRDefault="00B36E4A">
      <w:pPr>
        <w:pStyle w:val="BodyText"/>
      </w:pPr>
      <w:r>
        <w:t>0.91</w:t>
      </w:r>
    </w:p>
    <w:p w:rsidR="00113B1A" w:rsidRDefault="00B36E4A">
      <w:pPr>
        <w:pStyle w:val="BodyText"/>
      </w:pPr>
      <w:r>
        <w:t>0.95</w:t>
      </w:r>
    </w:p>
    <w:p w:rsidR="00113B1A" w:rsidRDefault="00B36E4A">
      <w:pPr>
        <w:pStyle w:val="BodyText"/>
      </w:pPr>
      <w:r>
        <w:t>(Polynomial Kernel)</w:t>
      </w:r>
    </w:p>
    <w:p w:rsidR="00113B1A" w:rsidRDefault="00B36E4A">
      <w:pPr>
        <w:pStyle w:val="BodyText"/>
      </w:pPr>
      <w:r>
        <w:t>Accuracy</w:t>
      </w:r>
    </w:p>
    <w:p w:rsidR="00113B1A" w:rsidRDefault="00B36E4A">
      <w:pPr>
        <w:pStyle w:val="BodyText"/>
      </w:pPr>
      <w:r>
        <w:t>0.86</w:t>
      </w:r>
    </w:p>
    <w:p w:rsidR="00113B1A" w:rsidRDefault="00B36E4A">
      <w:pPr>
        <w:pStyle w:val="BodyText"/>
      </w:pPr>
      <w:r>
        <w:t>0.84</w:t>
      </w:r>
    </w:p>
    <w:p w:rsidR="00113B1A" w:rsidRDefault="00B36E4A">
      <w:pPr>
        <w:pStyle w:val="BodyText"/>
      </w:pPr>
      <w:r>
        <w:lastRenderedPageBreak/>
        <w:t>0.86</w:t>
      </w:r>
    </w:p>
    <w:p w:rsidR="00113B1A" w:rsidRDefault="00B36E4A">
      <w:pPr>
        <w:pStyle w:val="BodyText"/>
      </w:pPr>
      <w:r>
        <w:t>0.88</w:t>
      </w:r>
    </w:p>
    <w:p w:rsidR="00113B1A" w:rsidRPr="00C6552F" w:rsidRDefault="00B36E4A" w:rsidP="00C6552F">
      <w:pPr>
        <w:pStyle w:val="Heading1"/>
        <w:rPr>
          <w:rFonts w:asciiTheme="minorBidi" w:hAnsiTheme="minorBidi" w:cstheme="minorBidi"/>
          <w:sz w:val="24"/>
          <w:szCs w:val="24"/>
          <w:rPrChange w:id="1242" w:author="Reza Rahbarghazi" w:date="2023-04-23T07:30:00Z">
            <w:rPr/>
          </w:rPrChange>
        </w:rPr>
        <w:pPrChange w:id="1243" w:author="Reza Rahbarghazi" w:date="2023-04-23T07:30:00Z">
          <w:pPr>
            <w:pStyle w:val="Heading1"/>
          </w:pPr>
        </w:pPrChange>
      </w:pPr>
      <w:bookmarkStart w:id="1244" w:name="discussion"/>
      <w:bookmarkEnd w:id="657"/>
      <w:bookmarkEnd w:id="934"/>
      <w:bookmarkEnd w:id="1102"/>
      <w:bookmarkEnd w:id="1182"/>
      <w:r w:rsidRPr="00C6552F">
        <w:rPr>
          <w:rStyle w:val="SectionNumber"/>
          <w:rFonts w:asciiTheme="minorBidi" w:hAnsiTheme="minorBidi" w:cstheme="minorBidi"/>
          <w:sz w:val="24"/>
          <w:szCs w:val="24"/>
          <w:rPrChange w:id="1245" w:author="Reza Rahbarghazi" w:date="2023-04-23T07:30:00Z">
            <w:rPr>
              <w:rStyle w:val="SectionNumber"/>
            </w:rPr>
          </w:rPrChange>
        </w:rPr>
        <w:t>4</w:t>
      </w:r>
      <w:ins w:id="1246" w:author="Reza Rahbarghazi" w:date="2023-04-23T07:30:00Z">
        <w:r w:rsidR="00C6552F">
          <w:rPr>
            <w:rStyle w:val="SectionNumber"/>
            <w:rFonts w:asciiTheme="minorBidi" w:hAnsiTheme="minorBidi" w:cstheme="minorBidi"/>
            <w:sz w:val="24"/>
            <w:szCs w:val="24"/>
          </w:rPr>
          <w:t>.</w:t>
        </w:r>
      </w:ins>
      <w:del w:id="1247" w:author="Reza Rahbarghazi" w:date="2023-04-23T07:30:00Z">
        <w:r w:rsidRPr="00C6552F" w:rsidDel="00C6552F">
          <w:rPr>
            <w:rFonts w:asciiTheme="minorBidi" w:hAnsiTheme="minorBidi" w:cstheme="minorBidi"/>
            <w:sz w:val="24"/>
            <w:szCs w:val="24"/>
            <w:rPrChange w:id="1248" w:author="Reza Rahbarghazi" w:date="2023-04-23T07:30:00Z">
              <w:rPr/>
            </w:rPrChange>
          </w:rPr>
          <w:tab/>
        </w:r>
      </w:del>
      <w:ins w:id="1249" w:author="Reza Rahbarghazi" w:date="2023-04-23T07:30:00Z">
        <w:r w:rsidR="00C6552F">
          <w:rPr>
            <w:rFonts w:asciiTheme="minorBidi" w:hAnsiTheme="minorBidi" w:cstheme="minorBidi"/>
            <w:sz w:val="24"/>
            <w:szCs w:val="24"/>
          </w:rPr>
          <w:t xml:space="preserve"> </w:t>
        </w:r>
      </w:ins>
      <w:r w:rsidRPr="00C6552F">
        <w:rPr>
          <w:rFonts w:asciiTheme="minorBidi" w:hAnsiTheme="minorBidi" w:cstheme="minorBidi"/>
          <w:sz w:val="24"/>
          <w:szCs w:val="24"/>
          <w:rPrChange w:id="1250" w:author="Reza Rahbarghazi" w:date="2023-04-23T07:30:00Z">
            <w:rPr/>
          </w:rPrChange>
        </w:rPr>
        <w:t>Discussion</w:t>
      </w:r>
    </w:p>
    <w:p w:rsidR="00113B1A" w:rsidRPr="00C6552F" w:rsidDel="00147B00" w:rsidRDefault="00147B00" w:rsidP="008B6CEF">
      <w:pPr>
        <w:pStyle w:val="FirstParagraph"/>
        <w:spacing w:line="360" w:lineRule="auto"/>
        <w:ind w:firstLine="720"/>
        <w:jc w:val="both"/>
        <w:rPr>
          <w:del w:id="1251" w:author="Reza Rahbarghazi" w:date="2023-04-23T08:11:00Z"/>
          <w:rFonts w:asciiTheme="minorBidi" w:hAnsiTheme="minorBidi"/>
          <w:rPrChange w:id="1252" w:author="Reza Rahbarghazi" w:date="2023-04-23T07:29:00Z">
            <w:rPr>
              <w:del w:id="1253" w:author="Reza Rahbarghazi" w:date="2023-04-23T08:11:00Z"/>
            </w:rPr>
          </w:rPrChange>
        </w:rPr>
        <w:pPrChange w:id="1254" w:author="Reza Rahbarghazi" w:date="2023-04-23T09:18:00Z">
          <w:pPr>
            <w:pStyle w:val="FirstParagraph"/>
          </w:pPr>
        </w:pPrChange>
      </w:pPr>
      <w:ins w:id="1255" w:author="Reza Rahbarghazi" w:date="2023-04-23T08:05:00Z">
        <w:r>
          <w:rPr>
            <w:rFonts w:asciiTheme="minorBidi" w:hAnsiTheme="minorBidi"/>
          </w:rPr>
          <w:t>The prevalence of a</w:t>
        </w:r>
      </w:ins>
      <w:ins w:id="1256" w:author="Reza Rahbarghazi" w:date="2023-04-23T08:04:00Z">
        <w:r w:rsidR="00FF3253">
          <w:rPr>
            <w:rFonts w:asciiTheme="minorBidi" w:hAnsiTheme="minorBidi"/>
          </w:rPr>
          <w:t>cute MI (</w:t>
        </w:r>
      </w:ins>
      <w:r w:rsidR="00B36E4A" w:rsidRPr="00C6552F">
        <w:rPr>
          <w:rFonts w:asciiTheme="minorBidi" w:hAnsiTheme="minorBidi"/>
          <w:rPrChange w:id="1257" w:author="Reza Rahbarghazi" w:date="2023-04-23T07:29:00Z">
            <w:rPr/>
          </w:rPrChange>
        </w:rPr>
        <w:t>AMI</w:t>
      </w:r>
      <w:ins w:id="1258" w:author="Reza Rahbarghazi" w:date="2023-04-23T08:04:00Z">
        <w:r w:rsidR="00FF3253">
          <w:rPr>
            <w:rFonts w:asciiTheme="minorBidi" w:hAnsiTheme="minorBidi"/>
          </w:rPr>
          <w:t>)</w:t>
        </w:r>
      </w:ins>
      <w:r w:rsidR="00B36E4A" w:rsidRPr="00C6552F">
        <w:rPr>
          <w:rFonts w:asciiTheme="minorBidi" w:hAnsiTheme="minorBidi"/>
          <w:rPrChange w:id="1259" w:author="Reza Rahbarghazi" w:date="2023-04-23T07:29:00Z">
            <w:rPr/>
          </w:rPrChange>
        </w:rPr>
        <w:t xml:space="preserve"> </w:t>
      </w:r>
      <w:del w:id="1260" w:author="Reza Rahbarghazi" w:date="2023-04-23T08:06:00Z">
        <w:r w:rsidR="00B36E4A" w:rsidRPr="00C6552F" w:rsidDel="00147B00">
          <w:rPr>
            <w:rFonts w:asciiTheme="minorBidi" w:hAnsiTheme="minorBidi"/>
            <w:rPrChange w:id="1261" w:author="Reza Rahbarghazi" w:date="2023-04-23T07:29:00Z">
              <w:rPr/>
            </w:rPrChange>
          </w:rPr>
          <w:delText xml:space="preserve">is </w:delText>
        </w:r>
      </w:del>
      <w:ins w:id="1262" w:author="Reza Rahbarghazi" w:date="2023-04-23T08:06:00Z">
        <w:r>
          <w:rPr>
            <w:rFonts w:asciiTheme="minorBidi" w:hAnsiTheme="minorBidi"/>
          </w:rPr>
          <w:t xml:space="preserve">can lead to high-rate </w:t>
        </w:r>
      </w:ins>
      <w:ins w:id="1263" w:author="Reza Rahbarghazi" w:date="2023-04-23T08:07:00Z">
        <w:r>
          <w:rPr>
            <w:rFonts w:asciiTheme="minorBidi" w:hAnsiTheme="minorBidi"/>
          </w:rPr>
          <w:t xml:space="preserve">mortality </w:t>
        </w:r>
      </w:ins>
      <w:ins w:id="1264" w:author="Reza Rahbarghazi" w:date="2023-04-23T08:06:00Z">
        <w:r>
          <w:rPr>
            <w:rFonts w:asciiTheme="minorBidi" w:hAnsiTheme="minorBidi"/>
          </w:rPr>
          <w:t xml:space="preserve">in the clinical setting. However, </w:t>
        </w:r>
      </w:ins>
      <w:del w:id="1265" w:author="Reza Rahbarghazi" w:date="2023-04-23T08:06:00Z">
        <w:r w:rsidR="00B36E4A" w:rsidRPr="00C6552F" w:rsidDel="00147B00">
          <w:rPr>
            <w:rFonts w:asciiTheme="minorBidi" w:hAnsiTheme="minorBidi"/>
            <w:rPrChange w:id="1266" w:author="Reza Rahbarghazi" w:date="2023-04-23T07:29:00Z">
              <w:rPr/>
            </w:rPrChange>
          </w:rPr>
          <w:delText>a leading disease that threatens human life, but</w:delText>
        </w:r>
      </w:del>
      <w:del w:id="1267" w:author="Reza Rahbarghazi" w:date="2023-04-23T08:07:00Z">
        <w:r w:rsidR="00B36E4A" w:rsidRPr="00C6552F" w:rsidDel="00147B00">
          <w:rPr>
            <w:rFonts w:asciiTheme="minorBidi" w:hAnsiTheme="minorBidi"/>
            <w:rPrChange w:id="1268" w:author="Reza Rahbarghazi" w:date="2023-04-23T07:29:00Z">
              <w:rPr/>
            </w:rPrChange>
          </w:rPr>
          <w:delText xml:space="preserve"> </w:delText>
        </w:r>
      </w:del>
      <w:r w:rsidR="00B36E4A" w:rsidRPr="00C6552F">
        <w:rPr>
          <w:rFonts w:asciiTheme="minorBidi" w:hAnsiTheme="minorBidi"/>
          <w:rPrChange w:id="1269" w:author="Reza Rahbarghazi" w:date="2023-04-23T07:29:00Z">
            <w:rPr/>
          </w:rPrChange>
        </w:rPr>
        <w:t xml:space="preserve">early diagnosis and </w:t>
      </w:r>
      <w:ins w:id="1270" w:author="Reza Rahbarghazi" w:date="2023-04-23T08:07:00Z">
        <w:r>
          <w:rPr>
            <w:rFonts w:asciiTheme="minorBidi" w:hAnsiTheme="minorBidi"/>
          </w:rPr>
          <w:t xml:space="preserve">application of suitable </w:t>
        </w:r>
      </w:ins>
      <w:del w:id="1271" w:author="Reza Rahbarghazi" w:date="2023-04-23T08:07:00Z">
        <w:r w:rsidR="00B36E4A" w:rsidRPr="00C6552F" w:rsidDel="00147B00">
          <w:rPr>
            <w:rFonts w:asciiTheme="minorBidi" w:hAnsiTheme="minorBidi"/>
            <w:rPrChange w:id="1272" w:author="Reza Rahbarghazi" w:date="2023-04-23T07:29:00Z">
              <w:rPr/>
            </w:rPrChange>
          </w:rPr>
          <w:delText xml:space="preserve">treatment </w:delText>
        </w:r>
      </w:del>
      <w:ins w:id="1273" w:author="Reza Rahbarghazi" w:date="2023-04-23T08:07:00Z">
        <w:r>
          <w:rPr>
            <w:rFonts w:asciiTheme="minorBidi" w:hAnsiTheme="minorBidi"/>
          </w:rPr>
          <w:t xml:space="preserve">treatment protocols </w:t>
        </w:r>
      </w:ins>
      <w:r w:rsidR="00B36E4A" w:rsidRPr="00C6552F">
        <w:rPr>
          <w:rFonts w:asciiTheme="minorBidi" w:hAnsiTheme="minorBidi"/>
          <w:rPrChange w:id="1274" w:author="Reza Rahbarghazi" w:date="2023-04-23T07:29:00Z">
            <w:rPr/>
          </w:rPrChange>
        </w:rPr>
        <w:t xml:space="preserve">can reduce mortality and improve </w:t>
      </w:r>
      <w:del w:id="1275" w:author="Reza Rahbarghazi" w:date="2023-04-23T08:07:00Z">
        <w:r w:rsidR="00B36E4A" w:rsidRPr="00C6552F" w:rsidDel="00147B00">
          <w:rPr>
            <w:rFonts w:asciiTheme="minorBidi" w:hAnsiTheme="minorBidi"/>
            <w:rPrChange w:id="1276" w:author="Reza Rahbarghazi" w:date="2023-04-23T07:29:00Z">
              <w:rPr/>
            </w:rPrChange>
          </w:rPr>
          <w:delText xml:space="preserve">the </w:delText>
        </w:r>
      </w:del>
      <w:ins w:id="1277" w:author="Reza Rahbarghazi" w:date="2023-04-23T08:07:00Z">
        <w:r w:rsidRPr="003A3C57">
          <w:rPr>
            <w:rFonts w:asciiTheme="minorBidi" w:hAnsiTheme="minorBidi"/>
          </w:rPr>
          <w:t xml:space="preserve">AMI </w:t>
        </w:r>
      </w:ins>
      <w:r w:rsidR="00B36E4A" w:rsidRPr="00C6552F">
        <w:rPr>
          <w:rFonts w:asciiTheme="minorBidi" w:hAnsiTheme="minorBidi"/>
          <w:rPrChange w:id="1278" w:author="Reza Rahbarghazi" w:date="2023-04-23T07:29:00Z">
            <w:rPr/>
          </w:rPrChange>
        </w:rPr>
        <w:t xml:space="preserve">prognosis </w:t>
      </w:r>
      <w:del w:id="1279" w:author="Reza Rahbarghazi" w:date="2023-04-23T09:18:00Z">
        <w:r w:rsidR="00B36E4A" w:rsidRPr="00C6552F" w:rsidDel="008B6CEF">
          <w:rPr>
            <w:rFonts w:asciiTheme="minorBidi" w:hAnsiTheme="minorBidi"/>
            <w:rPrChange w:id="1280" w:author="Reza Rahbarghazi" w:date="2023-04-23T07:29:00Z">
              <w:rPr/>
            </w:rPrChange>
          </w:rPr>
          <w:delText xml:space="preserve">of </w:delText>
        </w:r>
      </w:del>
      <w:del w:id="1281" w:author="Reza Rahbarghazi" w:date="2023-04-23T08:07:00Z">
        <w:r w:rsidR="00B36E4A" w:rsidRPr="00C6552F" w:rsidDel="00147B00">
          <w:rPr>
            <w:rFonts w:asciiTheme="minorBidi" w:hAnsiTheme="minorBidi"/>
            <w:rPrChange w:id="1282" w:author="Reza Rahbarghazi" w:date="2023-04-23T07:29:00Z">
              <w:rPr/>
            </w:rPrChange>
          </w:rPr>
          <w:delText xml:space="preserve">AMI </w:delText>
        </w:r>
      </w:del>
      <w:r w:rsidR="00B36E4A" w:rsidRPr="00C6552F">
        <w:rPr>
          <w:rFonts w:asciiTheme="minorBidi" w:hAnsiTheme="minorBidi"/>
          <w:rPrChange w:id="1283" w:author="Reza Rahbarghazi" w:date="2023-04-23T07:29:00Z">
            <w:rPr/>
          </w:rPrChange>
        </w:rPr>
        <w:t>(“Cardiovascular Diseases (CVDs)” n.d.; Thygesen et al. 2018; Tsao et al. 2022). Studies have suggested that changes in miRNA expression may play a significant role in the progression of MI and the subsequent remodeling (Laggerbauer and Engelhardt 2022)</w:t>
      </w:r>
      <w:ins w:id="1284" w:author="Reza Rahbarghazi" w:date="2023-04-23T08:09:00Z">
        <w:r>
          <w:rPr>
            <w:rFonts w:asciiTheme="minorBidi" w:hAnsiTheme="minorBidi"/>
          </w:rPr>
          <w:t>. It is believed that</w:t>
        </w:r>
      </w:ins>
      <w:del w:id="1285" w:author="Reza Rahbarghazi" w:date="2023-04-23T08:09:00Z">
        <w:r w:rsidR="00B36E4A" w:rsidRPr="00C6552F" w:rsidDel="00147B00">
          <w:rPr>
            <w:rFonts w:asciiTheme="minorBidi" w:hAnsiTheme="minorBidi"/>
            <w:rPrChange w:id="1286" w:author="Reza Rahbarghazi" w:date="2023-04-23T07:29:00Z">
              <w:rPr/>
            </w:rPrChange>
          </w:rPr>
          <w:delText>,</w:delText>
        </w:r>
      </w:del>
      <w:r w:rsidR="00B36E4A" w:rsidRPr="00C6552F">
        <w:rPr>
          <w:rFonts w:asciiTheme="minorBidi" w:hAnsiTheme="minorBidi"/>
          <w:rPrChange w:id="1287" w:author="Reza Rahbarghazi" w:date="2023-04-23T07:29:00Z">
            <w:rPr/>
          </w:rPrChange>
        </w:rPr>
        <w:t xml:space="preserve"> </w:t>
      </w:r>
      <w:ins w:id="1288" w:author="Reza Rahbarghazi" w:date="2023-04-23T09:18:00Z">
        <w:r w:rsidR="008B6CEF">
          <w:rPr>
            <w:rFonts w:asciiTheme="minorBidi" w:hAnsiTheme="minorBidi"/>
          </w:rPr>
          <w:t xml:space="preserve">the </w:t>
        </w:r>
      </w:ins>
      <w:del w:id="1289" w:author="Reza Rahbarghazi" w:date="2023-04-23T08:09:00Z">
        <w:r w:rsidR="00B36E4A" w:rsidRPr="00C6552F" w:rsidDel="00147B00">
          <w:rPr>
            <w:rFonts w:asciiTheme="minorBidi" w:hAnsiTheme="minorBidi"/>
            <w:rPrChange w:id="1290" w:author="Reza Rahbarghazi" w:date="2023-04-23T07:29:00Z">
              <w:rPr/>
            </w:rPrChange>
          </w:rPr>
          <w:delText>and this</w:delText>
        </w:r>
      </w:del>
      <w:ins w:id="1291" w:author="Reza Rahbarghazi" w:date="2023-04-23T08:10:00Z">
        <w:r>
          <w:rPr>
            <w:rFonts w:asciiTheme="minorBidi" w:hAnsiTheme="minorBidi"/>
          </w:rPr>
          <w:t xml:space="preserve">expression of </w:t>
        </w:r>
      </w:ins>
      <w:ins w:id="1292" w:author="Reza Rahbarghazi" w:date="2023-04-23T08:09:00Z">
        <w:r>
          <w:rPr>
            <w:rFonts w:asciiTheme="minorBidi" w:hAnsiTheme="minorBidi"/>
          </w:rPr>
          <w:t>miRNAs</w:t>
        </w:r>
      </w:ins>
      <w:del w:id="1293" w:author="Reza Rahbarghazi" w:date="2023-04-23T08:09:00Z">
        <w:r w:rsidR="00B36E4A" w:rsidRPr="00C6552F" w:rsidDel="00147B00">
          <w:rPr>
            <w:rFonts w:asciiTheme="minorBidi" w:hAnsiTheme="minorBidi"/>
            <w:rPrChange w:id="1294" w:author="Reza Rahbarghazi" w:date="2023-04-23T07:29:00Z">
              <w:rPr/>
            </w:rPrChange>
          </w:rPr>
          <w:delText xml:space="preserve"> might</w:delText>
        </w:r>
      </w:del>
      <w:r w:rsidR="00B36E4A" w:rsidRPr="00C6552F">
        <w:rPr>
          <w:rFonts w:asciiTheme="minorBidi" w:hAnsiTheme="minorBidi"/>
          <w:rPrChange w:id="1295" w:author="Reza Rahbarghazi" w:date="2023-04-23T07:29:00Z">
            <w:rPr/>
          </w:rPrChange>
        </w:rPr>
        <w:t xml:space="preserve"> </w:t>
      </w:r>
      <w:ins w:id="1296" w:author="Reza Rahbarghazi" w:date="2023-04-23T08:10:00Z">
        <w:r>
          <w:rPr>
            <w:rFonts w:asciiTheme="minorBidi" w:hAnsiTheme="minorBidi"/>
          </w:rPr>
          <w:t xml:space="preserve">is altered </w:t>
        </w:r>
      </w:ins>
      <w:del w:id="1297" w:author="Reza Rahbarghazi" w:date="2023-04-23T08:10:00Z">
        <w:r w:rsidR="00B36E4A" w:rsidRPr="00C6552F" w:rsidDel="00147B00">
          <w:rPr>
            <w:rFonts w:asciiTheme="minorBidi" w:hAnsiTheme="minorBidi"/>
            <w:rPrChange w:id="1298" w:author="Reza Rahbarghazi" w:date="2023-04-23T07:29:00Z">
              <w:rPr/>
            </w:rPrChange>
          </w:rPr>
          <w:delText xml:space="preserve">occur </w:delText>
        </w:r>
      </w:del>
      <w:r w:rsidR="00B36E4A" w:rsidRPr="00C6552F">
        <w:rPr>
          <w:rFonts w:asciiTheme="minorBidi" w:hAnsiTheme="minorBidi"/>
          <w:rPrChange w:id="1299" w:author="Reza Rahbarghazi" w:date="2023-04-23T07:29:00Z">
            <w:rPr/>
          </w:rPrChange>
        </w:rPr>
        <w:t xml:space="preserve">during the various biological processes </w:t>
      </w:r>
      <w:del w:id="1300" w:author="Reza Rahbarghazi" w:date="2023-04-23T08:10:00Z">
        <w:r w:rsidR="00B36E4A" w:rsidRPr="00C6552F" w:rsidDel="00147B00">
          <w:rPr>
            <w:rFonts w:asciiTheme="minorBidi" w:hAnsiTheme="minorBidi"/>
            <w:rPrChange w:id="1301" w:author="Reza Rahbarghazi" w:date="2023-04-23T07:29:00Z">
              <w:rPr/>
            </w:rPrChange>
          </w:rPr>
          <w:delText xml:space="preserve">of </w:delText>
        </w:r>
      </w:del>
      <w:ins w:id="1302" w:author="Reza Rahbarghazi" w:date="2023-04-23T08:10:00Z">
        <w:r>
          <w:rPr>
            <w:rFonts w:asciiTheme="minorBidi" w:hAnsiTheme="minorBidi"/>
          </w:rPr>
          <w:t>correlated with</w:t>
        </w:r>
        <w:r w:rsidRPr="00C6552F">
          <w:rPr>
            <w:rFonts w:asciiTheme="minorBidi" w:hAnsiTheme="minorBidi"/>
            <w:rPrChange w:id="1303" w:author="Reza Rahbarghazi" w:date="2023-04-23T07:29:00Z">
              <w:rPr/>
            </w:rPrChange>
          </w:rPr>
          <w:t xml:space="preserve"> </w:t>
        </w:r>
      </w:ins>
      <w:r w:rsidR="00B36E4A" w:rsidRPr="00C6552F">
        <w:rPr>
          <w:rFonts w:asciiTheme="minorBidi" w:hAnsiTheme="minorBidi"/>
          <w:rPrChange w:id="1304" w:author="Reza Rahbarghazi" w:date="2023-04-23T07:29:00Z">
            <w:rPr/>
          </w:rPrChange>
        </w:rPr>
        <w:t xml:space="preserve">MI </w:t>
      </w:r>
      <w:del w:id="1305" w:author="Reza Rahbarghazi" w:date="2023-04-23T08:10:00Z">
        <w:r w:rsidR="00B36E4A" w:rsidRPr="00C6552F" w:rsidDel="00147B00">
          <w:rPr>
            <w:rFonts w:asciiTheme="minorBidi" w:hAnsiTheme="minorBidi"/>
            <w:rPrChange w:id="1306" w:author="Reza Rahbarghazi" w:date="2023-04-23T07:29:00Z">
              <w:rPr/>
            </w:rPrChange>
          </w:rPr>
          <w:delText xml:space="preserve">in </w:delText>
        </w:r>
      </w:del>
      <w:ins w:id="1307" w:author="Reza Rahbarghazi" w:date="2023-04-23T08:10:00Z">
        <w:r>
          <w:rPr>
            <w:rFonts w:asciiTheme="minorBidi" w:hAnsiTheme="minorBidi"/>
          </w:rPr>
          <w:t xml:space="preserve">within the </w:t>
        </w:r>
      </w:ins>
      <w:del w:id="1308" w:author="Reza Rahbarghazi" w:date="2023-04-23T08:10:00Z">
        <w:r w:rsidR="00B36E4A" w:rsidRPr="00C6552F" w:rsidDel="00147B00">
          <w:rPr>
            <w:rFonts w:asciiTheme="minorBidi" w:hAnsiTheme="minorBidi"/>
            <w:rPrChange w:id="1309" w:author="Reza Rahbarghazi" w:date="2023-04-23T07:29:00Z">
              <w:rPr/>
            </w:rPrChange>
          </w:rPr>
          <w:delText xml:space="preserve">the </w:delText>
        </w:r>
      </w:del>
      <w:r w:rsidR="00B36E4A" w:rsidRPr="00C6552F">
        <w:rPr>
          <w:rFonts w:asciiTheme="minorBidi" w:hAnsiTheme="minorBidi"/>
          <w:rPrChange w:id="1310" w:author="Reza Rahbarghazi" w:date="2023-04-23T07:29:00Z">
            <w:rPr/>
          </w:rPrChange>
        </w:rPr>
        <w:t>myocardium or other related tissues (Khan, Gupta, and Mahapatra 2022).</w:t>
      </w:r>
    </w:p>
    <w:p w:rsidR="00113B1A" w:rsidRPr="00C6552F" w:rsidDel="00147B00" w:rsidRDefault="00147B00" w:rsidP="008B6CEF">
      <w:pPr>
        <w:pStyle w:val="FirstParagraph"/>
        <w:spacing w:line="360" w:lineRule="auto"/>
        <w:ind w:firstLine="720"/>
        <w:jc w:val="both"/>
        <w:rPr>
          <w:del w:id="1311" w:author="Reza Rahbarghazi" w:date="2023-04-23T08:12:00Z"/>
          <w:rFonts w:asciiTheme="minorBidi" w:hAnsiTheme="minorBidi"/>
          <w:rPrChange w:id="1312" w:author="Reza Rahbarghazi" w:date="2023-04-23T07:29:00Z">
            <w:rPr>
              <w:del w:id="1313" w:author="Reza Rahbarghazi" w:date="2023-04-23T08:12:00Z"/>
            </w:rPr>
          </w:rPrChange>
        </w:rPr>
        <w:pPrChange w:id="1314" w:author="Reza Rahbarghazi" w:date="2023-04-23T09:18:00Z">
          <w:pPr>
            <w:pStyle w:val="BodyText"/>
          </w:pPr>
        </w:pPrChange>
      </w:pPr>
      <w:ins w:id="1315" w:author="Reza Rahbarghazi" w:date="2023-04-23T08:11:00Z">
        <w:r>
          <w:rPr>
            <w:rFonts w:asciiTheme="minorBidi" w:hAnsiTheme="minorBidi"/>
          </w:rPr>
          <w:t xml:space="preserve"> </w:t>
        </w:r>
      </w:ins>
      <w:r w:rsidR="00B36E4A" w:rsidRPr="00C6552F">
        <w:rPr>
          <w:rFonts w:asciiTheme="minorBidi" w:hAnsiTheme="minorBidi"/>
          <w:rPrChange w:id="1316" w:author="Reza Rahbarghazi" w:date="2023-04-23T07:29:00Z">
            <w:rPr/>
          </w:rPrChange>
        </w:rPr>
        <w:t xml:space="preserve">Although </w:t>
      </w:r>
      <w:del w:id="1317" w:author="Reza Rahbarghazi" w:date="2023-04-23T09:18:00Z">
        <w:r w:rsidR="00B36E4A" w:rsidRPr="00C6552F" w:rsidDel="008B6CEF">
          <w:rPr>
            <w:rFonts w:asciiTheme="minorBidi" w:hAnsiTheme="minorBidi"/>
            <w:rPrChange w:id="1318" w:author="Reza Rahbarghazi" w:date="2023-04-23T07:29:00Z">
              <w:rPr/>
            </w:rPrChange>
          </w:rPr>
          <w:delText xml:space="preserve">the </w:delText>
        </w:r>
      </w:del>
      <w:del w:id="1319" w:author="Reza Rahbarghazi" w:date="2023-04-23T08:11:00Z">
        <w:r w:rsidR="00B36E4A" w:rsidRPr="00C6552F" w:rsidDel="00147B00">
          <w:rPr>
            <w:rFonts w:asciiTheme="minorBidi" w:hAnsiTheme="minorBidi"/>
            <w:rPrChange w:id="1320" w:author="Reza Rahbarghazi" w:date="2023-04-23T07:29:00Z">
              <w:rPr/>
            </w:rPrChange>
          </w:rPr>
          <w:delText xml:space="preserve">majority </w:delText>
        </w:r>
      </w:del>
      <w:ins w:id="1321" w:author="Reza Rahbarghazi" w:date="2023-04-23T08:11:00Z">
        <w:r>
          <w:rPr>
            <w:rFonts w:asciiTheme="minorBidi" w:hAnsiTheme="minorBidi"/>
          </w:rPr>
          <w:t xml:space="preserve">several </w:t>
        </w:r>
      </w:ins>
      <w:del w:id="1322" w:author="Reza Rahbarghazi" w:date="2023-04-23T08:11:00Z">
        <w:r w:rsidR="00B36E4A" w:rsidRPr="00C6552F" w:rsidDel="00147B00">
          <w:rPr>
            <w:rFonts w:asciiTheme="minorBidi" w:hAnsiTheme="minorBidi"/>
            <w:rPrChange w:id="1323" w:author="Reza Rahbarghazi" w:date="2023-04-23T07:29:00Z">
              <w:rPr/>
            </w:rPrChange>
          </w:rPr>
          <w:delText xml:space="preserve">of </w:delText>
        </w:r>
      </w:del>
      <w:r w:rsidR="00B36E4A" w:rsidRPr="00C6552F">
        <w:rPr>
          <w:rFonts w:asciiTheme="minorBidi" w:hAnsiTheme="minorBidi"/>
          <w:rPrChange w:id="1324" w:author="Reza Rahbarghazi" w:date="2023-04-23T07:29:00Z">
            <w:rPr/>
          </w:rPrChange>
        </w:rPr>
        <w:t>research</w:t>
      </w:r>
      <w:del w:id="1325" w:author="Reza Rahbarghazi" w:date="2023-04-23T07:30:00Z">
        <w:r w:rsidR="00B36E4A" w:rsidRPr="00C6552F" w:rsidDel="00C6552F">
          <w:rPr>
            <w:rFonts w:asciiTheme="minorBidi" w:hAnsiTheme="minorBidi"/>
            <w:rPrChange w:id="1326" w:author="Reza Rahbarghazi" w:date="2023-04-23T07:29:00Z">
              <w:rPr/>
            </w:rPrChange>
          </w:rPr>
          <w:delText>es</w:delText>
        </w:r>
      </w:del>
      <w:r w:rsidR="00B36E4A" w:rsidRPr="00C6552F">
        <w:rPr>
          <w:rFonts w:asciiTheme="minorBidi" w:hAnsiTheme="minorBidi"/>
          <w:rPrChange w:id="1327" w:author="Reza Rahbarghazi" w:date="2023-04-23T07:29:00Z">
            <w:rPr/>
          </w:rPrChange>
        </w:rPr>
        <w:t xml:space="preserve"> </w:t>
      </w:r>
      <w:del w:id="1328" w:author="Reza Rahbarghazi" w:date="2023-04-23T09:18:00Z">
        <w:r w:rsidR="00B36E4A" w:rsidRPr="00C6552F" w:rsidDel="008B6CEF">
          <w:rPr>
            <w:rFonts w:asciiTheme="minorBidi" w:hAnsiTheme="minorBidi"/>
            <w:rPrChange w:id="1329" w:author="Reza Rahbarghazi" w:date="2023-04-23T07:29:00Z">
              <w:rPr/>
            </w:rPrChange>
          </w:rPr>
          <w:delText xml:space="preserve">have </w:delText>
        </w:r>
      </w:del>
      <w:ins w:id="1330" w:author="Reza Rahbarghazi" w:date="2023-04-23T09:18:00Z">
        <w:r w:rsidR="008B6CEF" w:rsidRPr="00C6552F">
          <w:rPr>
            <w:rFonts w:asciiTheme="minorBidi" w:hAnsiTheme="minorBidi"/>
            <w:rPrChange w:id="1331" w:author="Reza Rahbarghazi" w:date="2023-04-23T07:29:00Z">
              <w:rPr/>
            </w:rPrChange>
          </w:rPr>
          <w:t>ha</w:t>
        </w:r>
        <w:r w:rsidR="008B6CEF">
          <w:rPr>
            <w:rFonts w:asciiTheme="minorBidi" w:hAnsiTheme="minorBidi"/>
          </w:rPr>
          <w:t>s</w:t>
        </w:r>
        <w:r w:rsidR="008B6CEF" w:rsidRPr="00C6552F">
          <w:rPr>
            <w:rFonts w:asciiTheme="minorBidi" w:hAnsiTheme="minorBidi"/>
            <w:rPrChange w:id="1332" w:author="Reza Rahbarghazi" w:date="2023-04-23T07:29:00Z">
              <w:rPr/>
            </w:rPrChange>
          </w:rPr>
          <w:t xml:space="preserve"> </w:t>
        </w:r>
      </w:ins>
      <w:ins w:id="1333" w:author="Reza Rahbarghazi" w:date="2023-04-23T08:11:00Z">
        <w:r>
          <w:rPr>
            <w:rFonts w:asciiTheme="minorBidi" w:hAnsiTheme="minorBidi"/>
          </w:rPr>
          <w:t xml:space="preserve">been </w:t>
        </w:r>
      </w:ins>
      <w:r w:rsidR="00B36E4A" w:rsidRPr="00C6552F">
        <w:rPr>
          <w:rFonts w:asciiTheme="minorBidi" w:hAnsiTheme="minorBidi"/>
          <w:rPrChange w:id="1334" w:author="Reza Rahbarghazi" w:date="2023-04-23T07:29:00Z">
            <w:rPr/>
          </w:rPrChange>
        </w:rPr>
        <w:t xml:space="preserve">concentrated on examining free circulating miRNAs in </w:t>
      </w:r>
      <w:del w:id="1335" w:author="Reza Rahbarghazi" w:date="2023-04-23T09:18:00Z">
        <w:r w:rsidR="00B36E4A" w:rsidRPr="00C6552F" w:rsidDel="008B6CEF">
          <w:rPr>
            <w:rFonts w:asciiTheme="minorBidi" w:hAnsiTheme="minorBidi"/>
            <w:rPrChange w:id="1336" w:author="Reza Rahbarghazi" w:date="2023-04-23T07:29:00Z">
              <w:rPr/>
            </w:rPrChange>
          </w:rPr>
          <w:delText xml:space="preserve">the </w:delText>
        </w:r>
      </w:del>
      <w:r w:rsidR="00B36E4A" w:rsidRPr="00C6552F">
        <w:rPr>
          <w:rFonts w:asciiTheme="minorBidi" w:hAnsiTheme="minorBidi"/>
          <w:rPrChange w:id="1337" w:author="Reza Rahbarghazi" w:date="2023-04-23T07:29:00Z">
            <w:rPr/>
          </w:rPrChange>
        </w:rPr>
        <w:t xml:space="preserve">serum </w:t>
      </w:r>
      <w:ins w:id="1338" w:author="Reza Rahbarghazi" w:date="2023-04-23T08:11:00Z">
        <w:r>
          <w:rPr>
            <w:rFonts w:asciiTheme="minorBidi" w:hAnsiTheme="minorBidi"/>
          </w:rPr>
          <w:t xml:space="preserve">samples for the detection of cardiac tissue injuries </w:t>
        </w:r>
      </w:ins>
      <w:r w:rsidR="00B36E4A" w:rsidRPr="00C6552F">
        <w:rPr>
          <w:rFonts w:asciiTheme="minorBidi" w:hAnsiTheme="minorBidi"/>
          <w:rPrChange w:id="1339" w:author="Reza Rahbarghazi" w:date="2023-04-23T07:29:00Z">
            <w:rPr/>
          </w:rPrChange>
        </w:rPr>
        <w:t xml:space="preserve">(Kaur et al. 2020), more information is needed to fully comprehend the miRNAs found in different blood sub-components like plasma, platelets, and PBMCs. </w:t>
      </w:r>
      <w:ins w:id="1340" w:author="Reza Rahbarghazi" w:date="2023-04-23T08:12:00Z">
        <w:r>
          <w:rPr>
            <w:rFonts w:asciiTheme="minorBidi" w:hAnsiTheme="minorBidi"/>
          </w:rPr>
          <w:t xml:space="preserve">Based on previous data, </w:t>
        </w:r>
      </w:ins>
      <w:r w:rsidR="00B36E4A" w:rsidRPr="00C6552F">
        <w:rPr>
          <w:rFonts w:asciiTheme="minorBidi" w:hAnsiTheme="minorBidi"/>
          <w:rPrChange w:id="1341" w:author="Reza Rahbarghazi" w:date="2023-04-23T07:29:00Z">
            <w:rPr/>
          </w:rPrChange>
        </w:rPr>
        <w:t>PBMCs are critically involved in plaque destabilization and rupture as well as early inflammatory responses during myocardial infarction (Mosallaei et al. 2022; Hapke et al. 2022).</w:t>
      </w:r>
      <w:ins w:id="1342" w:author="Reza Rahbarghazi" w:date="2023-04-23T08:12:00Z">
        <w:r>
          <w:rPr>
            <w:rFonts w:asciiTheme="minorBidi" w:hAnsiTheme="minorBidi"/>
          </w:rPr>
          <w:t xml:space="preserve"> </w:t>
        </w:r>
      </w:ins>
    </w:p>
    <w:p w:rsidR="00147B00" w:rsidRDefault="00B36E4A" w:rsidP="00147B00">
      <w:pPr>
        <w:pStyle w:val="FirstParagraph"/>
        <w:spacing w:after="0" w:line="360" w:lineRule="auto"/>
        <w:ind w:firstLine="720"/>
        <w:jc w:val="both"/>
        <w:rPr>
          <w:ins w:id="1343" w:author="Reza Rahbarghazi" w:date="2023-04-23T08:14:00Z"/>
          <w:rFonts w:asciiTheme="minorBidi" w:hAnsiTheme="minorBidi"/>
        </w:rPr>
        <w:pPrChange w:id="1344" w:author="Reza Rahbarghazi" w:date="2023-04-23T08:21:00Z">
          <w:pPr>
            <w:pStyle w:val="BodyText"/>
          </w:pPr>
        </w:pPrChange>
      </w:pPr>
      <w:r w:rsidRPr="00C6552F">
        <w:rPr>
          <w:rFonts w:asciiTheme="minorBidi" w:hAnsiTheme="minorBidi"/>
          <w:rPrChange w:id="1345" w:author="Reza Rahbarghazi" w:date="2023-04-23T07:29:00Z">
            <w:rPr/>
          </w:rPrChange>
        </w:rPr>
        <w:t>PBMCs have specific miRNA</w:t>
      </w:r>
      <w:ins w:id="1346" w:author="Reza Rahbarghazi" w:date="2023-04-23T08:12:00Z">
        <w:r w:rsidR="00147B00">
          <w:rPr>
            <w:rFonts w:asciiTheme="minorBidi" w:hAnsiTheme="minorBidi"/>
          </w:rPr>
          <w:t xml:space="preserve"> </w:t>
        </w:r>
      </w:ins>
      <w:ins w:id="1347" w:author="Reza Rahbarghazi" w:date="2023-04-23T08:13:00Z">
        <w:r w:rsidR="00147B00">
          <w:rPr>
            <w:rFonts w:asciiTheme="minorBidi" w:hAnsiTheme="minorBidi"/>
          </w:rPr>
          <w:t>profile</w:t>
        </w:r>
      </w:ins>
      <w:del w:id="1348" w:author="Reza Rahbarghazi" w:date="2023-04-23T08:12:00Z">
        <w:r w:rsidRPr="00C6552F" w:rsidDel="00147B00">
          <w:rPr>
            <w:rFonts w:asciiTheme="minorBidi" w:hAnsiTheme="minorBidi"/>
            <w:rPrChange w:id="1349" w:author="Reza Rahbarghazi" w:date="2023-04-23T07:29:00Z">
              <w:rPr/>
            </w:rPrChange>
          </w:rPr>
          <w:delText>s</w:delText>
        </w:r>
      </w:del>
      <w:r w:rsidRPr="00C6552F">
        <w:rPr>
          <w:rFonts w:asciiTheme="minorBidi" w:hAnsiTheme="minorBidi"/>
          <w:rPrChange w:id="1350" w:author="Reza Rahbarghazi" w:date="2023-04-23T07:29:00Z">
            <w:rPr/>
          </w:rPrChange>
        </w:rPr>
        <w:t xml:space="preserve"> that </w:t>
      </w:r>
      <w:del w:id="1351" w:author="Reza Rahbarghazi" w:date="2023-04-23T08:13:00Z">
        <w:r w:rsidRPr="00C6552F" w:rsidDel="00147B00">
          <w:rPr>
            <w:rFonts w:asciiTheme="minorBidi" w:hAnsiTheme="minorBidi"/>
            <w:rPrChange w:id="1352" w:author="Reza Rahbarghazi" w:date="2023-04-23T07:29:00Z">
              <w:rPr/>
            </w:rPrChange>
          </w:rPr>
          <w:delText xml:space="preserve">are </w:delText>
        </w:r>
      </w:del>
      <w:ins w:id="1353" w:author="Reza Rahbarghazi" w:date="2023-04-23T08:13:00Z">
        <w:r w:rsidR="00147B00">
          <w:rPr>
            <w:rFonts w:asciiTheme="minorBidi" w:hAnsiTheme="minorBidi"/>
          </w:rPr>
          <w:t>is</w:t>
        </w:r>
        <w:r w:rsidR="00147B00" w:rsidRPr="00C6552F">
          <w:rPr>
            <w:rFonts w:asciiTheme="minorBidi" w:hAnsiTheme="minorBidi"/>
            <w:rPrChange w:id="1354" w:author="Reza Rahbarghazi" w:date="2023-04-23T07:29:00Z">
              <w:rPr/>
            </w:rPrChange>
          </w:rPr>
          <w:t xml:space="preserve"> </w:t>
        </w:r>
      </w:ins>
      <w:r w:rsidRPr="00C6552F">
        <w:rPr>
          <w:rFonts w:asciiTheme="minorBidi" w:hAnsiTheme="minorBidi"/>
          <w:rPrChange w:id="1355" w:author="Reza Rahbarghazi" w:date="2023-04-23T07:29:00Z">
            <w:rPr/>
          </w:rPrChange>
        </w:rPr>
        <w:t xml:space="preserve">altered under certain </w:t>
      </w:r>
      <w:del w:id="1356" w:author="Reza Rahbarghazi" w:date="2023-04-23T08:13:00Z">
        <w:r w:rsidRPr="00C6552F" w:rsidDel="00147B00">
          <w:rPr>
            <w:rFonts w:asciiTheme="minorBidi" w:hAnsiTheme="minorBidi"/>
            <w:rPrChange w:id="1357" w:author="Reza Rahbarghazi" w:date="2023-04-23T07:29:00Z">
              <w:rPr/>
            </w:rPrChange>
          </w:rPr>
          <w:delText xml:space="preserve">disease </w:delText>
        </w:r>
      </w:del>
      <w:ins w:id="1358" w:author="Reza Rahbarghazi" w:date="2023-04-23T08:13:00Z">
        <w:r w:rsidR="00147B00">
          <w:rPr>
            <w:rFonts w:asciiTheme="minorBidi" w:hAnsiTheme="minorBidi"/>
          </w:rPr>
          <w:t>pathological</w:t>
        </w:r>
        <w:r w:rsidR="00147B00" w:rsidRPr="00C6552F">
          <w:rPr>
            <w:rFonts w:asciiTheme="minorBidi" w:hAnsiTheme="minorBidi"/>
            <w:rPrChange w:id="1359" w:author="Reza Rahbarghazi" w:date="2023-04-23T07:29:00Z">
              <w:rPr/>
            </w:rPrChange>
          </w:rPr>
          <w:t xml:space="preserve"> </w:t>
        </w:r>
      </w:ins>
      <w:r w:rsidRPr="00C6552F">
        <w:rPr>
          <w:rFonts w:asciiTheme="minorBidi" w:hAnsiTheme="minorBidi"/>
          <w:rPrChange w:id="1360" w:author="Reza Rahbarghazi" w:date="2023-04-23T07:29:00Z">
            <w:rPr/>
          </w:rPrChange>
        </w:rPr>
        <w:t>conditions</w:t>
      </w:r>
      <w:del w:id="1361" w:author="Reza Rahbarghazi" w:date="2023-04-23T08:13:00Z">
        <w:r w:rsidRPr="00C6552F" w:rsidDel="00147B00">
          <w:rPr>
            <w:rFonts w:asciiTheme="minorBidi" w:hAnsiTheme="minorBidi"/>
            <w:rPrChange w:id="1362" w:author="Reza Rahbarghazi" w:date="2023-04-23T07:29:00Z">
              <w:rPr/>
            </w:rPrChange>
          </w:rPr>
          <w:delText>,</w:delText>
        </w:r>
      </w:del>
      <w:r w:rsidRPr="00C6552F">
        <w:rPr>
          <w:rFonts w:asciiTheme="minorBidi" w:hAnsiTheme="minorBidi"/>
          <w:rPrChange w:id="1363" w:author="Reza Rahbarghazi" w:date="2023-04-23T07:29:00Z">
            <w:rPr/>
          </w:rPrChange>
        </w:rPr>
        <w:t xml:space="preserve"> which are great candidates as disease biomarkers. </w:t>
      </w:r>
    </w:p>
    <w:p w:rsidR="00147B00" w:rsidRDefault="00B36E4A" w:rsidP="008B6CEF">
      <w:pPr>
        <w:pStyle w:val="FirstParagraph"/>
        <w:spacing w:after="0" w:line="360" w:lineRule="auto"/>
        <w:ind w:firstLine="720"/>
        <w:jc w:val="both"/>
        <w:rPr>
          <w:ins w:id="1364" w:author="Reza Rahbarghazi" w:date="2023-04-23T08:24:00Z"/>
          <w:rFonts w:asciiTheme="minorBidi" w:hAnsiTheme="minorBidi"/>
        </w:rPr>
        <w:pPrChange w:id="1365" w:author="Reza Rahbarghazi" w:date="2023-04-23T09:18:00Z">
          <w:pPr>
            <w:pStyle w:val="BodyText"/>
          </w:pPr>
        </w:pPrChange>
      </w:pPr>
      <w:del w:id="1366" w:author="Reza Rahbarghazi" w:date="2023-04-23T08:15:00Z">
        <w:r w:rsidRPr="00C6552F" w:rsidDel="00147B00">
          <w:rPr>
            <w:rFonts w:asciiTheme="minorBidi" w:hAnsiTheme="minorBidi"/>
            <w:rPrChange w:id="1367" w:author="Reza Rahbarghazi" w:date="2023-04-23T07:29:00Z">
              <w:rPr/>
            </w:rPrChange>
          </w:rPr>
          <w:delText xml:space="preserve">The strength point of </w:delText>
        </w:r>
      </w:del>
      <w:r w:rsidRPr="00C6552F">
        <w:rPr>
          <w:rFonts w:asciiTheme="minorBidi" w:hAnsiTheme="minorBidi"/>
          <w:rPrChange w:id="1368" w:author="Reza Rahbarghazi" w:date="2023-04-23T07:29:00Z">
            <w:rPr/>
          </w:rPrChange>
        </w:rPr>
        <w:t>PBMCs</w:t>
      </w:r>
      <w:ins w:id="1369" w:author="Reza Rahbarghazi" w:date="2023-04-23T08:15:00Z">
        <w:r w:rsidR="00147B00">
          <w:rPr>
            <w:rFonts w:asciiTheme="minorBidi" w:hAnsiTheme="minorBidi"/>
          </w:rPr>
          <w:t xml:space="preserve"> can respond to </w:t>
        </w:r>
      </w:ins>
      <w:ins w:id="1370" w:author="Reza Rahbarghazi" w:date="2023-04-23T08:16:00Z">
        <w:r w:rsidR="00147B00">
          <w:rPr>
            <w:rFonts w:asciiTheme="minorBidi" w:hAnsiTheme="minorBidi"/>
            <w:lang w:bidi="fa-IR"/>
          </w:rPr>
          <w:t xml:space="preserve">several insulting conditions such as MI </w:t>
        </w:r>
        <w:r w:rsidR="00147B00" w:rsidRPr="00147B00">
          <w:rPr>
            <w:rFonts w:asciiTheme="minorBidi" w:hAnsiTheme="minorBidi"/>
            <w:lang w:bidi="fa-IR"/>
          </w:rPr>
          <w:t>in the least possible time</w:t>
        </w:r>
        <w:r w:rsidR="00147B00">
          <w:rPr>
            <w:rFonts w:asciiTheme="minorBidi" w:hAnsiTheme="minorBidi"/>
            <w:lang w:bidi="fa-IR"/>
          </w:rPr>
          <w:t xml:space="preserve"> with prominent changes in their miRNA profile </w:t>
        </w:r>
      </w:ins>
      <w:ins w:id="1371" w:author="Reza Rahbarghazi" w:date="2023-04-23T08:17:00Z">
        <w:r w:rsidR="00147B00" w:rsidRPr="007023FD">
          <w:rPr>
            <w:rFonts w:asciiTheme="minorBidi" w:hAnsiTheme="minorBidi"/>
          </w:rPr>
          <w:t>(Mosallaei et al. 2022)</w:t>
        </w:r>
        <w:r w:rsidR="00147B00">
          <w:rPr>
            <w:rFonts w:asciiTheme="minorBidi" w:hAnsiTheme="minorBidi"/>
          </w:rPr>
          <w:t xml:space="preserve">. Considering the </w:t>
        </w:r>
      </w:ins>
      <w:ins w:id="1372" w:author="Reza Rahbarghazi" w:date="2023-04-23T08:18:00Z">
        <w:r w:rsidR="00147B00">
          <w:rPr>
            <w:rFonts w:asciiTheme="minorBidi" w:hAnsiTheme="minorBidi"/>
          </w:rPr>
          <w:t>regulatory</w:t>
        </w:r>
      </w:ins>
      <w:ins w:id="1373" w:author="Reza Rahbarghazi" w:date="2023-04-23T08:17:00Z">
        <w:r w:rsidR="00147B00">
          <w:rPr>
            <w:rFonts w:asciiTheme="minorBidi" w:hAnsiTheme="minorBidi"/>
          </w:rPr>
          <w:t xml:space="preserve"> role</w:t>
        </w:r>
      </w:ins>
      <w:ins w:id="1374" w:author="Reza Rahbarghazi" w:date="2023-04-23T08:18:00Z">
        <w:r w:rsidR="00147B00">
          <w:rPr>
            <w:rFonts w:asciiTheme="minorBidi" w:hAnsiTheme="minorBidi"/>
          </w:rPr>
          <w:t>s</w:t>
        </w:r>
      </w:ins>
      <w:ins w:id="1375" w:author="Reza Rahbarghazi" w:date="2023-04-23T08:17:00Z">
        <w:r w:rsidR="00147B00">
          <w:rPr>
            <w:rFonts w:asciiTheme="minorBidi" w:hAnsiTheme="minorBidi"/>
          </w:rPr>
          <w:t xml:space="preserve">, subtle changes in </w:t>
        </w:r>
      </w:ins>
      <w:ins w:id="1376" w:author="Reza Rahbarghazi" w:date="2023-04-23T09:18:00Z">
        <w:r w:rsidR="008B6CEF">
          <w:rPr>
            <w:rFonts w:asciiTheme="minorBidi" w:hAnsiTheme="minorBidi"/>
          </w:rPr>
          <w:t xml:space="preserve">the </w:t>
        </w:r>
      </w:ins>
      <w:ins w:id="1377" w:author="Reza Rahbarghazi" w:date="2023-04-23T08:18:00Z">
        <w:r w:rsidR="00147B00">
          <w:rPr>
            <w:rFonts w:asciiTheme="minorBidi" w:hAnsiTheme="minorBidi"/>
          </w:rPr>
          <w:t xml:space="preserve">transcription of miRNAs can be monitored even </w:t>
        </w:r>
      </w:ins>
      <w:ins w:id="1378" w:author="Reza Rahbarghazi" w:date="2023-04-23T09:18:00Z">
        <w:r w:rsidR="008B6CEF">
          <w:rPr>
            <w:rFonts w:asciiTheme="minorBidi" w:hAnsiTheme="minorBidi"/>
          </w:rPr>
          <w:t>before</w:t>
        </w:r>
      </w:ins>
      <w:ins w:id="1379" w:author="Reza Rahbarghazi" w:date="2023-04-23T08:18:00Z">
        <w:r w:rsidR="00147B00">
          <w:rPr>
            <w:rFonts w:asciiTheme="minorBidi" w:hAnsiTheme="minorBidi"/>
          </w:rPr>
          <w:t xml:space="preserve"> alteration in the levels of m</w:t>
        </w:r>
      </w:ins>
      <w:ins w:id="1380" w:author="Reza Rahbarghazi" w:date="2023-04-23T08:19:00Z">
        <w:r w:rsidR="00147B00">
          <w:rPr>
            <w:rFonts w:asciiTheme="minorBidi" w:hAnsiTheme="minorBidi"/>
          </w:rPr>
          <w:t xml:space="preserve">RNAs and proteins </w:t>
        </w:r>
        <w:r w:rsidR="00147B00" w:rsidRPr="00D64843">
          <w:rPr>
            <w:rFonts w:asciiTheme="minorBidi" w:hAnsiTheme="minorBidi"/>
          </w:rPr>
          <w:t>(Schulte et al. 2020)</w:t>
        </w:r>
        <w:r w:rsidR="00147B00">
          <w:rPr>
            <w:rFonts w:asciiTheme="minorBidi" w:hAnsiTheme="minorBidi"/>
          </w:rPr>
          <w:t>. These features make the miRNAs a</w:t>
        </w:r>
      </w:ins>
      <w:ins w:id="1381" w:author="Reza Rahbarghazi" w:date="2023-04-23T09:18:00Z">
        <w:r w:rsidR="008B6CEF">
          <w:rPr>
            <w:rFonts w:asciiTheme="minorBidi" w:hAnsiTheme="minorBidi"/>
          </w:rPr>
          <w:t>n</w:t>
        </w:r>
      </w:ins>
      <w:ins w:id="1382" w:author="Reza Rahbarghazi" w:date="2023-04-23T08:19:00Z">
        <w:r w:rsidR="00147B00">
          <w:rPr>
            <w:rFonts w:asciiTheme="minorBidi" w:hAnsiTheme="minorBidi"/>
          </w:rPr>
          <w:t xml:space="preserve"> early-stage valid diagnostic tool </w:t>
        </w:r>
      </w:ins>
      <w:ins w:id="1383" w:author="Reza Rahbarghazi" w:date="2023-04-23T08:20:00Z">
        <w:r w:rsidR="00147B00">
          <w:rPr>
            <w:rFonts w:asciiTheme="minorBidi" w:hAnsiTheme="minorBidi"/>
          </w:rPr>
          <w:t xml:space="preserve">for the detection of </w:t>
        </w:r>
        <w:r w:rsidR="00147B00">
          <w:rPr>
            <w:rFonts w:asciiTheme="minorBidi" w:hAnsiTheme="minorBidi"/>
            <w:lang w:bidi="fa-IR"/>
          </w:rPr>
          <w:t>minor and major cell injuries.</w:t>
        </w:r>
      </w:ins>
      <w:ins w:id="1384" w:author="Reza Rahbarghazi" w:date="2023-04-23T08:21:00Z">
        <w:r w:rsidR="00147B00">
          <w:rPr>
            <w:rFonts w:asciiTheme="minorBidi" w:hAnsiTheme="minorBidi"/>
            <w:lang w:bidi="fa-IR"/>
          </w:rPr>
          <w:t xml:space="preserve"> To date, few studies have been performed </w:t>
        </w:r>
      </w:ins>
      <w:ins w:id="1385" w:author="Reza Rahbarghazi" w:date="2023-04-23T08:22:00Z">
        <w:r w:rsidR="00147B00">
          <w:rPr>
            <w:rFonts w:asciiTheme="minorBidi" w:hAnsiTheme="minorBidi"/>
            <w:lang w:bidi="fa-IR"/>
          </w:rPr>
          <w:t xml:space="preserve">to </w:t>
        </w:r>
      </w:ins>
      <w:del w:id="1386" w:author="Reza Rahbarghazi" w:date="2023-04-23T08:21:00Z">
        <w:r w:rsidRPr="00C6552F" w:rsidDel="00147B00">
          <w:rPr>
            <w:rFonts w:asciiTheme="minorBidi" w:hAnsiTheme="minorBidi"/>
            <w:rPrChange w:id="1387" w:author="Reza Rahbarghazi" w:date="2023-04-23T07:29:00Z">
              <w:rPr/>
            </w:rPrChange>
          </w:rPr>
          <w:delText>’ miRNAs as biomarkers is early response of PBMCs to any drastic change in the body like MI on one hand</w:delText>
        </w:r>
      </w:del>
      <w:del w:id="1388" w:author="Reza Rahbarghazi" w:date="2023-04-23T08:17:00Z">
        <w:r w:rsidRPr="00C6552F" w:rsidDel="00147B00">
          <w:rPr>
            <w:rFonts w:asciiTheme="minorBidi" w:hAnsiTheme="minorBidi"/>
            <w:rPrChange w:id="1389" w:author="Reza Rahbarghazi" w:date="2023-04-23T07:29:00Z">
              <w:rPr/>
            </w:rPrChange>
          </w:rPr>
          <w:delText xml:space="preserve"> (Mosallaei et al. 2022)</w:delText>
        </w:r>
      </w:del>
      <w:del w:id="1390" w:author="Reza Rahbarghazi" w:date="2023-04-23T08:21:00Z">
        <w:r w:rsidRPr="00C6552F" w:rsidDel="00147B00">
          <w:rPr>
            <w:rFonts w:asciiTheme="minorBidi" w:hAnsiTheme="minorBidi"/>
            <w:rPrChange w:id="1391" w:author="Reza Rahbarghazi" w:date="2023-04-23T07:29:00Z">
              <w:rPr/>
            </w:rPrChange>
          </w:rPr>
          <w:delText xml:space="preserve">, and the regulatory role of miRNAs in cells, which leads to earlier changes in their expression profile compared to mRNAs and proteins on the other hand (Schulte et al. 2020). </w:delText>
        </w:r>
      </w:del>
      <w:del w:id="1392" w:author="Reza Rahbarghazi" w:date="2023-04-23T08:22:00Z">
        <w:r w:rsidRPr="00C6552F" w:rsidDel="00147B00">
          <w:rPr>
            <w:rFonts w:asciiTheme="minorBidi" w:hAnsiTheme="minorBidi"/>
            <w:rPrChange w:id="1393" w:author="Reza Rahbarghazi" w:date="2023-04-23T07:29:00Z">
              <w:rPr/>
            </w:rPrChange>
          </w:rPr>
          <w:delText xml:space="preserve">There are limited studies that </w:delText>
        </w:r>
      </w:del>
      <w:r w:rsidRPr="00C6552F">
        <w:rPr>
          <w:rFonts w:asciiTheme="minorBidi" w:hAnsiTheme="minorBidi"/>
          <w:rPrChange w:id="1394" w:author="Reza Rahbarghazi" w:date="2023-04-23T07:29:00Z">
            <w:rPr/>
          </w:rPrChange>
        </w:rPr>
        <w:t xml:space="preserve">compare the </w:t>
      </w:r>
      <w:del w:id="1395" w:author="Reza Rahbarghazi" w:date="2023-04-23T08:22:00Z">
        <w:r w:rsidRPr="00C6552F" w:rsidDel="00147B00">
          <w:rPr>
            <w:rFonts w:asciiTheme="minorBidi" w:hAnsiTheme="minorBidi"/>
            <w:rPrChange w:id="1396" w:author="Reza Rahbarghazi" w:date="2023-04-23T07:29:00Z">
              <w:rPr/>
            </w:rPrChange>
          </w:rPr>
          <w:delText xml:space="preserve">expression profiles of </w:delText>
        </w:r>
      </w:del>
      <w:r w:rsidRPr="00C6552F">
        <w:rPr>
          <w:rFonts w:asciiTheme="minorBidi" w:hAnsiTheme="minorBidi"/>
          <w:rPrChange w:id="1397" w:author="Reza Rahbarghazi" w:date="2023-04-23T07:29:00Z">
            <w:rPr/>
          </w:rPrChange>
        </w:rPr>
        <w:t>miRNA</w:t>
      </w:r>
      <w:del w:id="1398" w:author="Reza Rahbarghazi" w:date="2023-04-23T08:22:00Z">
        <w:r w:rsidRPr="00C6552F" w:rsidDel="00147B00">
          <w:rPr>
            <w:rFonts w:asciiTheme="minorBidi" w:hAnsiTheme="minorBidi"/>
            <w:rPrChange w:id="1399" w:author="Reza Rahbarghazi" w:date="2023-04-23T07:29:00Z">
              <w:rPr/>
            </w:rPrChange>
          </w:rPr>
          <w:delText>s</w:delText>
        </w:r>
      </w:del>
      <w:r w:rsidRPr="00C6552F">
        <w:rPr>
          <w:rFonts w:asciiTheme="minorBidi" w:hAnsiTheme="minorBidi"/>
          <w:rPrChange w:id="1400" w:author="Reza Rahbarghazi" w:date="2023-04-23T07:29:00Z">
            <w:rPr/>
          </w:rPrChange>
        </w:rPr>
        <w:t xml:space="preserve"> </w:t>
      </w:r>
      <w:ins w:id="1401" w:author="Reza Rahbarghazi" w:date="2023-04-23T08:22:00Z">
        <w:r w:rsidR="00147B00" w:rsidRPr="00D07E5A">
          <w:rPr>
            <w:rFonts w:asciiTheme="minorBidi" w:hAnsiTheme="minorBidi"/>
          </w:rPr>
          <w:t xml:space="preserve">profiles </w:t>
        </w:r>
      </w:ins>
      <w:r w:rsidRPr="00C6552F">
        <w:rPr>
          <w:rFonts w:asciiTheme="minorBidi" w:hAnsiTheme="minorBidi"/>
          <w:rPrChange w:id="1402" w:author="Reza Rahbarghazi" w:date="2023-04-23T07:29:00Z">
            <w:rPr/>
          </w:rPrChange>
        </w:rPr>
        <w:t xml:space="preserve">in PBMCs </w:t>
      </w:r>
      <w:ins w:id="1403" w:author="Reza Rahbarghazi" w:date="2023-04-23T08:23:00Z">
        <w:r w:rsidR="00147B00">
          <w:rPr>
            <w:rFonts w:asciiTheme="minorBidi" w:hAnsiTheme="minorBidi"/>
          </w:rPr>
          <w:t xml:space="preserve">belonging to </w:t>
        </w:r>
      </w:ins>
      <w:del w:id="1404" w:author="Reza Rahbarghazi" w:date="2023-04-23T08:23:00Z">
        <w:r w:rsidRPr="00C6552F" w:rsidDel="00147B00">
          <w:rPr>
            <w:rFonts w:asciiTheme="minorBidi" w:hAnsiTheme="minorBidi"/>
            <w:rPrChange w:id="1405" w:author="Reza Rahbarghazi" w:date="2023-04-23T07:29:00Z">
              <w:rPr/>
            </w:rPrChange>
          </w:rPr>
          <w:delText xml:space="preserve">from </w:delText>
        </w:r>
      </w:del>
      <w:r w:rsidRPr="00C6552F">
        <w:rPr>
          <w:rFonts w:asciiTheme="minorBidi" w:hAnsiTheme="minorBidi"/>
          <w:rPrChange w:id="1406" w:author="Reza Rahbarghazi" w:date="2023-04-23T07:29:00Z">
            <w:rPr/>
          </w:rPrChange>
        </w:rPr>
        <w:t>acute MI patients and</w:t>
      </w:r>
      <w:ins w:id="1407" w:author="Reza Rahbarghazi" w:date="2023-04-23T08:23:00Z">
        <w:r w:rsidR="00147B00">
          <w:rPr>
            <w:rFonts w:asciiTheme="minorBidi" w:hAnsiTheme="minorBidi"/>
          </w:rPr>
          <w:t xml:space="preserve"> other CADs</w:t>
        </w:r>
      </w:ins>
      <w:r w:rsidRPr="00C6552F">
        <w:rPr>
          <w:rFonts w:asciiTheme="minorBidi" w:hAnsiTheme="minorBidi"/>
          <w:rPrChange w:id="1408" w:author="Reza Rahbarghazi" w:date="2023-04-23T07:29:00Z">
            <w:rPr/>
          </w:rPrChange>
        </w:rPr>
        <w:t xml:space="preserve"> </w:t>
      </w:r>
      <w:del w:id="1409" w:author="Reza Rahbarghazi" w:date="2023-04-23T08:23:00Z">
        <w:r w:rsidRPr="00C6552F" w:rsidDel="00147B00">
          <w:rPr>
            <w:rFonts w:asciiTheme="minorBidi" w:hAnsiTheme="minorBidi"/>
            <w:rPrChange w:id="1410" w:author="Reza Rahbarghazi" w:date="2023-04-23T07:29:00Z">
              <w:rPr/>
            </w:rPrChange>
          </w:rPr>
          <w:delText xml:space="preserve">healthy or CAD controls </w:delText>
        </w:r>
      </w:del>
      <w:del w:id="1411" w:author="Reza Rahbarghazi" w:date="2023-04-23T07:30:00Z">
        <w:r w:rsidRPr="00C6552F" w:rsidDel="00C6552F">
          <w:rPr>
            <w:rFonts w:asciiTheme="minorBidi" w:hAnsiTheme="minorBidi"/>
            <w:rPrChange w:id="1412" w:author="Reza Rahbarghazi" w:date="2023-04-23T07:29:00Z">
              <w:rPr/>
            </w:rPrChange>
          </w:rPr>
          <w:delText xml:space="preserve">in order </w:delText>
        </w:r>
      </w:del>
      <w:r w:rsidRPr="00C6552F">
        <w:rPr>
          <w:rFonts w:asciiTheme="minorBidi" w:hAnsiTheme="minorBidi"/>
          <w:rPrChange w:id="1413" w:author="Reza Rahbarghazi" w:date="2023-04-23T07:29:00Z">
            <w:rPr/>
          </w:rPrChange>
        </w:rPr>
        <w:t xml:space="preserve">to find a robust set of </w:t>
      </w:r>
      <w:ins w:id="1414" w:author="Reza Rahbarghazi" w:date="2023-04-23T08:24:00Z">
        <w:r w:rsidR="00147B00">
          <w:rPr>
            <w:rFonts w:asciiTheme="minorBidi" w:hAnsiTheme="minorBidi"/>
          </w:rPr>
          <w:t>identical</w:t>
        </w:r>
      </w:ins>
      <w:ins w:id="1415" w:author="Reza Rahbarghazi" w:date="2023-04-23T08:23:00Z">
        <w:r w:rsidR="00147B00">
          <w:rPr>
            <w:rFonts w:asciiTheme="minorBidi" w:hAnsiTheme="minorBidi"/>
          </w:rPr>
          <w:t xml:space="preserve"> </w:t>
        </w:r>
      </w:ins>
      <w:r w:rsidRPr="00C6552F">
        <w:rPr>
          <w:rFonts w:asciiTheme="minorBidi" w:hAnsiTheme="minorBidi"/>
          <w:rPrChange w:id="1416" w:author="Reza Rahbarghazi" w:date="2023-04-23T07:29:00Z">
            <w:rPr/>
          </w:rPrChange>
        </w:rPr>
        <w:t xml:space="preserve">miRNAs </w:t>
      </w:r>
      <w:del w:id="1417" w:author="Reza Rahbarghazi" w:date="2023-04-23T08:24:00Z">
        <w:r w:rsidRPr="00C6552F" w:rsidDel="00147B00">
          <w:rPr>
            <w:rFonts w:asciiTheme="minorBidi" w:hAnsiTheme="minorBidi"/>
            <w:rPrChange w:id="1418" w:author="Reza Rahbarghazi" w:date="2023-04-23T07:29:00Z">
              <w:rPr/>
            </w:rPrChange>
          </w:rPr>
          <w:delText>as biomarkers for MI</w:delText>
        </w:r>
      </w:del>
      <w:ins w:id="1419" w:author="Reza Rahbarghazi" w:date="2023-04-23T08:24:00Z">
        <w:r w:rsidR="00147B00">
          <w:rPr>
            <w:rFonts w:asciiTheme="minorBidi" w:hAnsiTheme="minorBidi"/>
          </w:rPr>
          <w:t>to differentiate these pathological conditions</w:t>
        </w:r>
      </w:ins>
      <w:r w:rsidRPr="00C6552F">
        <w:rPr>
          <w:rFonts w:asciiTheme="minorBidi" w:hAnsiTheme="minorBidi"/>
          <w:rPrChange w:id="1420" w:author="Reza Rahbarghazi" w:date="2023-04-23T07:29:00Z">
            <w:rPr/>
          </w:rPrChange>
        </w:rPr>
        <w:t xml:space="preserve">. </w:t>
      </w:r>
    </w:p>
    <w:p w:rsidR="00113B1A" w:rsidRPr="00C6552F" w:rsidDel="00147B00" w:rsidRDefault="00B36E4A" w:rsidP="008B6CEF">
      <w:pPr>
        <w:pStyle w:val="FirstParagraph"/>
        <w:spacing w:after="0" w:line="360" w:lineRule="auto"/>
        <w:ind w:firstLine="720"/>
        <w:jc w:val="both"/>
        <w:rPr>
          <w:del w:id="1421" w:author="Reza Rahbarghazi" w:date="2023-04-23T08:26:00Z"/>
          <w:rFonts w:asciiTheme="minorBidi" w:hAnsiTheme="minorBidi"/>
          <w:rPrChange w:id="1422" w:author="Reza Rahbarghazi" w:date="2023-04-23T07:29:00Z">
            <w:rPr>
              <w:del w:id="1423" w:author="Reza Rahbarghazi" w:date="2023-04-23T08:26:00Z"/>
            </w:rPr>
          </w:rPrChange>
        </w:rPr>
        <w:pPrChange w:id="1424" w:author="Reza Rahbarghazi" w:date="2023-04-23T09:18:00Z">
          <w:pPr>
            <w:pStyle w:val="BodyText"/>
          </w:pPr>
        </w:pPrChange>
      </w:pPr>
      <w:r w:rsidRPr="00C6552F">
        <w:rPr>
          <w:rFonts w:asciiTheme="minorBidi" w:hAnsiTheme="minorBidi"/>
          <w:rPrChange w:id="1425" w:author="Reza Rahbarghazi" w:date="2023-04-23T07:29:00Z">
            <w:rPr/>
          </w:rPrChange>
        </w:rPr>
        <w:t xml:space="preserve">In this study, we combined three GEO datasets </w:t>
      </w:r>
      <w:del w:id="1426" w:author="Reza Rahbarghazi" w:date="2023-04-23T08:24:00Z">
        <w:r w:rsidRPr="00C6552F" w:rsidDel="00147B00">
          <w:rPr>
            <w:rFonts w:asciiTheme="minorBidi" w:hAnsiTheme="minorBidi"/>
            <w:rPrChange w:id="1427" w:author="Reza Rahbarghazi" w:date="2023-04-23T07:29:00Z">
              <w:rPr/>
            </w:rPrChange>
          </w:rPr>
          <w:delText xml:space="preserve">to </w:delText>
        </w:r>
      </w:del>
      <w:ins w:id="1428" w:author="Reza Rahbarghazi" w:date="2023-04-23T08:24:00Z">
        <w:r w:rsidR="00147B00">
          <w:rPr>
            <w:rFonts w:asciiTheme="minorBidi" w:hAnsiTheme="minorBidi"/>
          </w:rPr>
          <w:t>of</w:t>
        </w:r>
      </w:ins>
      <w:del w:id="1429" w:author="Reza Rahbarghazi" w:date="2023-04-23T08:24:00Z">
        <w:r w:rsidRPr="00C6552F" w:rsidDel="00147B00">
          <w:rPr>
            <w:rFonts w:asciiTheme="minorBidi" w:hAnsiTheme="minorBidi"/>
            <w:rPrChange w:id="1430" w:author="Reza Rahbarghazi" w:date="2023-04-23T07:29:00Z">
              <w:rPr/>
            </w:rPrChange>
          </w:rPr>
          <w:delText>include</w:delText>
        </w:r>
      </w:del>
      <w:r w:rsidRPr="00C6552F">
        <w:rPr>
          <w:rFonts w:asciiTheme="minorBidi" w:hAnsiTheme="minorBidi"/>
          <w:rPrChange w:id="1431" w:author="Reza Rahbarghazi" w:date="2023-04-23T07:29:00Z">
            <w:rPr/>
          </w:rPrChange>
        </w:rPr>
        <w:t xml:space="preserve"> healthy, CAD, and MI samples. Having these samples set alongside</w:t>
      </w:r>
      <w:ins w:id="1432" w:author="Reza Rahbarghazi" w:date="2023-04-23T08:25:00Z">
        <w:r w:rsidR="00147B00" w:rsidRPr="00147B00">
          <w:rPr>
            <w:rFonts w:asciiTheme="minorBidi" w:hAnsiTheme="minorBidi"/>
          </w:rPr>
          <w:t xml:space="preserve"> </w:t>
        </w:r>
        <w:r w:rsidR="00147B00" w:rsidRPr="0082635C">
          <w:rPr>
            <w:rFonts w:asciiTheme="minorBidi" w:hAnsiTheme="minorBidi"/>
          </w:rPr>
          <w:t xml:space="preserve">bioinformatics </w:t>
        </w:r>
        <w:r w:rsidR="00147B00">
          <w:rPr>
            <w:rFonts w:asciiTheme="minorBidi" w:hAnsiTheme="minorBidi"/>
          </w:rPr>
          <w:t xml:space="preserve">analysis </w:t>
        </w:r>
        <w:r w:rsidR="00147B00" w:rsidRPr="0082635C">
          <w:rPr>
            <w:rFonts w:asciiTheme="minorBidi" w:hAnsiTheme="minorBidi"/>
          </w:rPr>
          <w:t xml:space="preserve">and </w:t>
        </w:r>
        <w:r w:rsidR="00147B00">
          <w:rPr>
            <w:rFonts w:asciiTheme="minorBidi" w:hAnsiTheme="minorBidi"/>
          </w:rPr>
          <w:t xml:space="preserve">ML </w:t>
        </w:r>
        <w:r w:rsidR="00147B00" w:rsidRPr="0082635C">
          <w:rPr>
            <w:rFonts w:asciiTheme="minorBidi" w:hAnsiTheme="minorBidi"/>
          </w:rPr>
          <w:t>means</w:t>
        </w:r>
        <w:r w:rsidR="00147B00">
          <w:rPr>
            <w:rFonts w:asciiTheme="minorBidi" w:hAnsiTheme="minorBidi"/>
          </w:rPr>
          <w:t xml:space="preserve">, it </w:t>
        </w:r>
        <w:r w:rsidR="00147B00">
          <w:rPr>
            <w:rFonts w:asciiTheme="minorBidi" w:hAnsiTheme="minorBidi"/>
          </w:rPr>
          <w:lastRenderedPageBreak/>
          <w:t>is possible</w:t>
        </w:r>
      </w:ins>
      <w:r w:rsidRPr="00C6552F">
        <w:rPr>
          <w:rFonts w:asciiTheme="minorBidi" w:hAnsiTheme="minorBidi"/>
          <w:rPrChange w:id="1433" w:author="Reza Rahbarghazi" w:date="2023-04-23T07:29:00Z">
            <w:rPr/>
          </w:rPrChange>
        </w:rPr>
        <w:t xml:space="preserve"> </w:t>
      </w:r>
      <w:del w:id="1434" w:author="Reza Rahbarghazi" w:date="2023-04-23T08:25:00Z">
        <w:r w:rsidRPr="00C6552F" w:rsidDel="00147B00">
          <w:rPr>
            <w:rFonts w:asciiTheme="minorBidi" w:hAnsiTheme="minorBidi"/>
            <w:rPrChange w:id="1435" w:author="Reza Rahbarghazi" w:date="2023-04-23T07:29:00Z">
              <w:rPr/>
            </w:rPrChange>
          </w:rPr>
          <w:delText xml:space="preserve">each other allowed us </w:delText>
        </w:r>
      </w:del>
      <w:r w:rsidRPr="00C6552F">
        <w:rPr>
          <w:rFonts w:asciiTheme="minorBidi" w:hAnsiTheme="minorBidi"/>
          <w:rPrChange w:id="1436" w:author="Reza Rahbarghazi" w:date="2023-04-23T07:29:00Z">
            <w:rPr/>
          </w:rPrChange>
        </w:rPr>
        <w:t>to identify potential biomarker set</w:t>
      </w:r>
      <w:ins w:id="1437" w:author="Reza Rahbarghazi" w:date="2023-04-23T07:30:00Z">
        <w:r w:rsidR="00C6552F">
          <w:rPr>
            <w:rFonts w:asciiTheme="minorBidi" w:hAnsiTheme="minorBidi"/>
          </w:rPr>
          <w:t>s</w:t>
        </w:r>
      </w:ins>
      <w:r w:rsidRPr="00C6552F">
        <w:rPr>
          <w:rFonts w:asciiTheme="minorBidi" w:hAnsiTheme="minorBidi"/>
          <w:rPrChange w:id="1438" w:author="Reza Rahbarghazi" w:date="2023-04-23T07:29:00Z">
            <w:rPr/>
          </w:rPrChange>
        </w:rPr>
        <w:t xml:space="preserve"> and also effective therapeutic targets</w:t>
      </w:r>
      <w:del w:id="1439" w:author="Reza Rahbarghazi" w:date="2023-04-23T08:25:00Z">
        <w:r w:rsidRPr="00C6552F" w:rsidDel="00147B00">
          <w:rPr>
            <w:rFonts w:asciiTheme="minorBidi" w:hAnsiTheme="minorBidi"/>
            <w:rPrChange w:id="1440" w:author="Reza Rahbarghazi" w:date="2023-04-23T07:29:00Z">
              <w:rPr/>
            </w:rPrChange>
          </w:rPr>
          <w:delText xml:space="preserve"> using both bioinformatics and machine learning means</w:delText>
        </w:r>
      </w:del>
      <w:r w:rsidRPr="00C6552F">
        <w:rPr>
          <w:rFonts w:asciiTheme="minorBidi" w:hAnsiTheme="minorBidi"/>
          <w:rPrChange w:id="1441" w:author="Reza Rahbarghazi" w:date="2023-04-23T07:29:00Z">
            <w:rPr/>
          </w:rPrChange>
        </w:rPr>
        <w:t>.</w:t>
      </w:r>
      <w:ins w:id="1442" w:author="Reza Rahbarghazi" w:date="2023-04-23T08:26:00Z">
        <w:r w:rsidR="00147B00">
          <w:rPr>
            <w:rFonts w:asciiTheme="minorBidi" w:hAnsiTheme="minorBidi"/>
          </w:rPr>
          <w:t xml:space="preserve"> </w:t>
        </w:r>
      </w:ins>
    </w:p>
    <w:p w:rsidR="00113B1A" w:rsidRPr="00C6552F" w:rsidDel="006B723F" w:rsidRDefault="00B36E4A" w:rsidP="008B6CEF">
      <w:pPr>
        <w:pStyle w:val="FirstParagraph"/>
        <w:spacing w:after="0" w:line="360" w:lineRule="auto"/>
        <w:ind w:firstLine="720"/>
        <w:jc w:val="both"/>
        <w:rPr>
          <w:del w:id="1443" w:author="Reza Rahbarghazi" w:date="2023-04-23T08:30:00Z"/>
          <w:rFonts w:asciiTheme="minorBidi" w:hAnsiTheme="minorBidi"/>
          <w:rPrChange w:id="1444" w:author="Reza Rahbarghazi" w:date="2023-04-23T07:29:00Z">
            <w:rPr>
              <w:del w:id="1445" w:author="Reza Rahbarghazi" w:date="2023-04-23T08:30:00Z"/>
            </w:rPr>
          </w:rPrChange>
        </w:rPr>
        <w:pPrChange w:id="1446" w:author="Reza Rahbarghazi" w:date="2023-04-23T09:19:00Z">
          <w:pPr>
            <w:pStyle w:val="BodyText"/>
          </w:pPr>
        </w:pPrChange>
      </w:pPr>
      <w:r w:rsidRPr="00C6552F">
        <w:rPr>
          <w:rFonts w:asciiTheme="minorBidi" w:hAnsiTheme="minorBidi"/>
          <w:rPrChange w:id="1447" w:author="Reza Rahbarghazi" w:date="2023-04-23T07:29:00Z">
            <w:rPr/>
          </w:rPrChange>
        </w:rPr>
        <w:t xml:space="preserve">The results of </w:t>
      </w:r>
      <w:ins w:id="1448" w:author="Reza Rahbarghazi" w:date="2023-04-23T09:19:00Z">
        <w:r w:rsidR="008B6CEF">
          <w:rPr>
            <w:rFonts w:asciiTheme="minorBidi" w:hAnsiTheme="minorBidi"/>
          </w:rPr>
          <w:t xml:space="preserve">the </w:t>
        </w:r>
      </w:ins>
      <w:r w:rsidRPr="00C6552F">
        <w:rPr>
          <w:rFonts w:asciiTheme="minorBidi" w:hAnsiTheme="minorBidi"/>
          <w:rPrChange w:id="1449" w:author="Reza Rahbarghazi" w:date="2023-04-23T07:29:00Z">
            <w:rPr/>
          </w:rPrChange>
        </w:rPr>
        <w:t>DEG analysis (Table 3.1 and Fig</w:t>
      </w:r>
      <w:ins w:id="1450" w:author="Reza Rahbarghazi" w:date="2023-04-23T08:14:00Z">
        <w:r w:rsidR="00147B00">
          <w:rPr>
            <w:rFonts w:asciiTheme="minorBidi" w:hAnsiTheme="minorBidi"/>
          </w:rPr>
          <w:t xml:space="preserve">ure </w:t>
        </w:r>
      </w:ins>
      <w:r w:rsidRPr="00C6552F">
        <w:rPr>
          <w:rFonts w:asciiTheme="minorBidi" w:hAnsiTheme="minorBidi"/>
          <w:rPrChange w:id="1451" w:author="Reza Rahbarghazi" w:date="2023-04-23T07:29:00Z">
            <w:rPr/>
          </w:rPrChange>
        </w:rPr>
        <w:t xml:space="preserve">3.2) are proof of the </w:t>
      </w:r>
      <w:del w:id="1452" w:author="Reza Rahbarghazi" w:date="2023-04-23T08:26:00Z">
        <w:r w:rsidRPr="00C6552F" w:rsidDel="00147B00">
          <w:rPr>
            <w:rFonts w:asciiTheme="minorBidi" w:hAnsiTheme="minorBidi"/>
            <w:rPrChange w:id="1453" w:author="Reza Rahbarghazi" w:date="2023-04-23T07:29:00Z">
              <w:rPr/>
            </w:rPrChange>
          </w:rPr>
          <w:delText xml:space="preserve">closeness </w:delText>
        </w:r>
      </w:del>
      <w:ins w:id="1454" w:author="Reza Rahbarghazi" w:date="2023-04-23T08:26:00Z">
        <w:r w:rsidR="00147B00">
          <w:rPr>
            <w:rFonts w:asciiTheme="minorBidi" w:hAnsiTheme="minorBidi"/>
          </w:rPr>
          <w:t>close relationship</w:t>
        </w:r>
        <w:r w:rsidR="00147B00" w:rsidRPr="00C6552F">
          <w:rPr>
            <w:rFonts w:asciiTheme="minorBidi" w:hAnsiTheme="minorBidi"/>
            <w:rPrChange w:id="1455" w:author="Reza Rahbarghazi" w:date="2023-04-23T07:29:00Z">
              <w:rPr/>
            </w:rPrChange>
          </w:rPr>
          <w:t xml:space="preserve"> </w:t>
        </w:r>
      </w:ins>
      <w:del w:id="1456" w:author="Reza Rahbarghazi" w:date="2023-04-23T08:26:00Z">
        <w:r w:rsidRPr="00C6552F" w:rsidDel="00147B00">
          <w:rPr>
            <w:rFonts w:asciiTheme="minorBidi" w:hAnsiTheme="minorBidi"/>
            <w:rPrChange w:id="1457" w:author="Reza Rahbarghazi" w:date="2023-04-23T07:29:00Z">
              <w:rPr/>
            </w:rPrChange>
          </w:rPr>
          <w:delText xml:space="preserve">among </w:delText>
        </w:r>
      </w:del>
      <w:ins w:id="1458" w:author="Reza Rahbarghazi" w:date="2023-04-23T08:26:00Z">
        <w:r w:rsidR="00147B00">
          <w:rPr>
            <w:rFonts w:asciiTheme="minorBidi" w:hAnsiTheme="minorBidi"/>
          </w:rPr>
          <w:t xml:space="preserve">between the </w:t>
        </w:r>
      </w:ins>
      <w:r w:rsidRPr="00C6552F">
        <w:rPr>
          <w:rFonts w:asciiTheme="minorBidi" w:hAnsiTheme="minorBidi"/>
          <w:rPrChange w:id="1459" w:author="Reza Rahbarghazi" w:date="2023-04-23T07:29:00Z">
            <w:rPr/>
          </w:rPrChange>
        </w:rPr>
        <w:t>MI and CAD samples. Interestingly, functional enrichment analysis demonstrate</w:t>
      </w:r>
      <w:ins w:id="1460" w:author="Reza Rahbarghazi" w:date="2023-04-23T08:27:00Z">
        <w:r w:rsidR="00147B00">
          <w:rPr>
            <w:rFonts w:asciiTheme="minorBidi" w:hAnsiTheme="minorBidi"/>
          </w:rPr>
          <w:t>d</w:t>
        </w:r>
      </w:ins>
      <w:r w:rsidRPr="00C6552F">
        <w:rPr>
          <w:rFonts w:asciiTheme="minorBidi" w:hAnsiTheme="minorBidi"/>
          <w:rPrChange w:id="1461" w:author="Reza Rahbarghazi" w:date="2023-04-23T07:29:00Z">
            <w:rPr/>
          </w:rPrChange>
        </w:rPr>
        <w:t xml:space="preserve"> that DEGs in both healthy/CAD and healthy/MI were strongly correlated to immune cell response which </w:t>
      </w:r>
      <w:del w:id="1462" w:author="Reza Rahbarghazi" w:date="2023-04-23T09:19:00Z">
        <w:r w:rsidRPr="00C6552F" w:rsidDel="008B6CEF">
          <w:rPr>
            <w:rFonts w:asciiTheme="minorBidi" w:hAnsiTheme="minorBidi"/>
            <w:rPrChange w:id="1463" w:author="Reza Rahbarghazi" w:date="2023-04-23T07:29:00Z">
              <w:rPr/>
            </w:rPrChange>
          </w:rPr>
          <w:delText xml:space="preserve">are </w:delText>
        </w:r>
      </w:del>
      <w:ins w:id="1464" w:author="Reza Rahbarghazi" w:date="2023-04-23T09:19:00Z">
        <w:r w:rsidR="008B6CEF">
          <w:rPr>
            <w:rFonts w:asciiTheme="minorBidi" w:hAnsiTheme="minorBidi"/>
          </w:rPr>
          <w:t>is</w:t>
        </w:r>
        <w:r w:rsidR="008B6CEF" w:rsidRPr="00C6552F">
          <w:rPr>
            <w:rFonts w:asciiTheme="minorBidi" w:hAnsiTheme="minorBidi"/>
            <w:rPrChange w:id="1465" w:author="Reza Rahbarghazi" w:date="2023-04-23T07:29:00Z">
              <w:rPr/>
            </w:rPrChange>
          </w:rPr>
          <w:t xml:space="preserve"> </w:t>
        </w:r>
      </w:ins>
      <w:r w:rsidRPr="00C6552F">
        <w:rPr>
          <w:rFonts w:asciiTheme="minorBidi" w:hAnsiTheme="minorBidi"/>
          <w:rPrChange w:id="1466" w:author="Reza Rahbarghazi" w:date="2023-04-23T07:29:00Z">
            <w:rPr/>
          </w:rPrChange>
        </w:rPr>
        <w:t xml:space="preserve">a major </w:t>
      </w:r>
      <w:ins w:id="1467" w:author="Reza Rahbarghazi" w:date="2023-04-23T08:27:00Z">
        <w:r w:rsidR="00147B00">
          <w:rPr>
            <w:rFonts w:asciiTheme="minorBidi" w:hAnsiTheme="minorBidi"/>
          </w:rPr>
          <w:t xml:space="preserve">cellular </w:t>
        </w:r>
      </w:ins>
      <w:r w:rsidRPr="00C6552F">
        <w:rPr>
          <w:rFonts w:asciiTheme="minorBidi" w:hAnsiTheme="minorBidi"/>
          <w:rPrChange w:id="1468" w:author="Reza Rahbarghazi" w:date="2023-04-23T07:29:00Z">
            <w:rPr/>
          </w:rPrChange>
        </w:rPr>
        <w:t xml:space="preserve">part of PBMCs. </w:t>
      </w:r>
      <w:del w:id="1469" w:author="Reza Rahbarghazi" w:date="2023-04-23T08:28:00Z">
        <w:r w:rsidRPr="00C6552F" w:rsidDel="00147B00">
          <w:rPr>
            <w:rFonts w:asciiTheme="minorBidi" w:hAnsiTheme="minorBidi"/>
            <w:rPrChange w:id="1470" w:author="Reza Rahbarghazi" w:date="2023-04-23T07:29:00Z">
              <w:rPr/>
            </w:rPrChange>
          </w:rPr>
          <w:delText>Some analysis about the pathways …</w:delText>
        </w:r>
      </w:del>
      <w:ins w:id="1471" w:author="Reza Rahbarghazi" w:date="2023-04-23T08:30:00Z">
        <w:r w:rsidR="006B723F">
          <w:rPr>
            <w:rFonts w:asciiTheme="minorBidi" w:hAnsiTheme="minorBidi"/>
          </w:rPr>
          <w:t xml:space="preserve">In this study, </w:t>
        </w:r>
      </w:ins>
    </w:p>
    <w:p w:rsidR="00113B1A" w:rsidRPr="00C6552F" w:rsidRDefault="00B36E4A" w:rsidP="008B6CEF">
      <w:pPr>
        <w:pStyle w:val="FirstParagraph"/>
        <w:spacing w:after="0" w:line="360" w:lineRule="auto"/>
        <w:ind w:firstLine="720"/>
        <w:jc w:val="both"/>
        <w:rPr>
          <w:rFonts w:asciiTheme="minorBidi" w:hAnsiTheme="minorBidi"/>
          <w:rPrChange w:id="1472" w:author="Reza Rahbarghazi" w:date="2023-04-23T07:29:00Z">
            <w:rPr/>
          </w:rPrChange>
        </w:rPr>
        <w:pPrChange w:id="1473" w:author="Reza Rahbarghazi" w:date="2023-04-23T09:19:00Z">
          <w:pPr>
            <w:pStyle w:val="BodyText"/>
          </w:pPr>
        </w:pPrChange>
      </w:pPr>
      <w:del w:id="1474" w:author="Reza Rahbarghazi" w:date="2023-04-23T08:30:00Z">
        <w:r w:rsidRPr="00C6552F" w:rsidDel="006B723F">
          <w:rPr>
            <w:rFonts w:asciiTheme="minorBidi" w:hAnsiTheme="minorBidi"/>
            <w:rPrChange w:id="1475" w:author="Reza Rahbarghazi" w:date="2023-04-23T07:29:00Z">
              <w:rPr/>
            </w:rPrChange>
          </w:rPr>
          <w:delText>T</w:delText>
        </w:r>
      </w:del>
      <w:ins w:id="1476" w:author="Reza Rahbarghazi" w:date="2023-04-23T08:30:00Z">
        <w:r w:rsidR="006B723F">
          <w:rPr>
            <w:rFonts w:asciiTheme="minorBidi" w:hAnsiTheme="minorBidi"/>
          </w:rPr>
          <w:t>t</w:t>
        </w:r>
      </w:ins>
      <w:r w:rsidRPr="00C6552F">
        <w:rPr>
          <w:rFonts w:asciiTheme="minorBidi" w:hAnsiTheme="minorBidi"/>
          <w:rPrChange w:id="1477" w:author="Reza Rahbarghazi" w:date="2023-04-23T07:29:00Z">
            <w:rPr/>
          </w:rPrChange>
        </w:rPr>
        <w:t xml:space="preserve">wo different sets of miRNAs were used as biomarker sets for sample classification. miR-21; miR-32; and miR-186 were selected as differentially expressed miRNAs, and miR-21; miR-29a; miR-142; miR155; miR-197; and miR-320c1 were selected according to their AUC values. As shown in </w:t>
      </w:r>
      <w:del w:id="1478" w:author="Reza Rahbarghazi" w:date="2023-04-23T08:30:00Z">
        <w:r w:rsidRPr="00C6552F" w:rsidDel="006B723F">
          <w:rPr>
            <w:rFonts w:asciiTheme="minorBidi" w:hAnsiTheme="minorBidi"/>
            <w:rPrChange w:id="1479" w:author="Reza Rahbarghazi" w:date="2023-04-23T07:29:00Z">
              <w:rPr/>
            </w:rPrChange>
          </w:rPr>
          <w:delText>f</w:delText>
        </w:r>
      </w:del>
      <w:ins w:id="1480" w:author="Reza Rahbarghazi" w:date="2023-04-23T08:30:00Z">
        <w:r w:rsidR="006B723F">
          <w:rPr>
            <w:rFonts w:asciiTheme="minorBidi" w:hAnsiTheme="minorBidi"/>
          </w:rPr>
          <w:t>F</w:t>
        </w:r>
      </w:ins>
      <w:r w:rsidRPr="00C6552F">
        <w:rPr>
          <w:rFonts w:asciiTheme="minorBidi" w:hAnsiTheme="minorBidi"/>
          <w:rPrChange w:id="1481" w:author="Reza Rahbarghazi" w:date="2023-04-23T07:29:00Z">
            <w:rPr/>
          </w:rPrChange>
        </w:rPr>
        <w:t>ig</w:t>
      </w:r>
      <w:ins w:id="1482" w:author="Reza Rahbarghazi" w:date="2023-04-23T08:30:00Z">
        <w:r w:rsidR="006B723F">
          <w:rPr>
            <w:rFonts w:asciiTheme="minorBidi" w:hAnsiTheme="minorBidi"/>
          </w:rPr>
          <w:t xml:space="preserve">ure </w:t>
        </w:r>
      </w:ins>
      <w:r w:rsidRPr="00C6552F">
        <w:rPr>
          <w:rFonts w:asciiTheme="minorBidi" w:hAnsiTheme="minorBidi"/>
          <w:rPrChange w:id="1483" w:author="Reza Rahbarghazi" w:date="2023-04-23T07:29:00Z">
            <w:rPr/>
          </w:rPrChange>
        </w:rPr>
        <w:t xml:space="preserve">3.6, </w:t>
      </w:r>
      <w:del w:id="1484" w:author="Reza Rahbarghazi" w:date="2023-04-23T08:30:00Z">
        <w:r w:rsidRPr="00C6552F" w:rsidDel="006B723F">
          <w:rPr>
            <w:rFonts w:asciiTheme="minorBidi" w:hAnsiTheme="minorBidi"/>
            <w:rPrChange w:id="1485" w:author="Reza Rahbarghazi" w:date="2023-04-23T07:29:00Z">
              <w:rPr/>
            </w:rPrChange>
          </w:rPr>
          <w:delText xml:space="preserve">except for miR-142 and miR-29a </w:delText>
        </w:r>
      </w:del>
      <w:r w:rsidRPr="00C6552F">
        <w:rPr>
          <w:rFonts w:asciiTheme="minorBidi" w:hAnsiTheme="minorBidi"/>
          <w:rPrChange w:id="1486" w:author="Reza Rahbarghazi" w:date="2023-04-23T07:29:00Z">
            <w:rPr/>
          </w:rPrChange>
        </w:rPr>
        <w:t xml:space="preserve">all </w:t>
      </w:r>
      <w:del w:id="1487" w:author="Reza Rahbarghazi" w:date="2023-04-23T08:31:00Z">
        <w:r w:rsidRPr="00C6552F" w:rsidDel="006B723F">
          <w:rPr>
            <w:rFonts w:asciiTheme="minorBidi" w:hAnsiTheme="minorBidi"/>
            <w:rPrChange w:id="1488" w:author="Reza Rahbarghazi" w:date="2023-04-23T07:29:00Z">
              <w:rPr/>
            </w:rPrChange>
          </w:rPr>
          <w:delText xml:space="preserve">other </w:delText>
        </w:r>
      </w:del>
      <w:r w:rsidRPr="00C6552F">
        <w:rPr>
          <w:rFonts w:asciiTheme="minorBidi" w:hAnsiTheme="minorBidi"/>
          <w:rPrChange w:id="1489" w:author="Reza Rahbarghazi" w:date="2023-04-23T07:29:00Z">
            <w:rPr/>
          </w:rPrChange>
        </w:rPr>
        <w:t xml:space="preserve">miRNAs selected with both approaches had AUC-ROC over 0.9 in </w:t>
      </w:r>
      <w:del w:id="1490" w:author="Reza Rahbarghazi" w:date="2023-04-23T08:31:00Z">
        <w:r w:rsidRPr="00C6552F" w:rsidDel="006B723F">
          <w:rPr>
            <w:rFonts w:asciiTheme="minorBidi" w:hAnsiTheme="minorBidi"/>
            <w:rPrChange w:id="1491" w:author="Reza Rahbarghazi" w:date="2023-04-23T07:29:00Z">
              <w:rPr/>
            </w:rPrChange>
          </w:rPr>
          <w:delText xml:space="preserve">separating </w:delText>
        </w:r>
      </w:del>
      <w:ins w:id="1492" w:author="Reza Rahbarghazi" w:date="2023-04-23T08:31:00Z">
        <w:r w:rsidR="006B723F">
          <w:rPr>
            <w:rFonts w:asciiTheme="minorBidi" w:hAnsiTheme="minorBidi"/>
          </w:rPr>
          <w:t>the isolation of</w:t>
        </w:r>
        <w:r w:rsidR="006B723F" w:rsidRPr="00C6552F">
          <w:rPr>
            <w:rFonts w:asciiTheme="minorBidi" w:hAnsiTheme="minorBidi"/>
            <w:rPrChange w:id="1493" w:author="Reza Rahbarghazi" w:date="2023-04-23T07:29:00Z">
              <w:rPr/>
            </w:rPrChange>
          </w:rPr>
          <w:t xml:space="preserve"> </w:t>
        </w:r>
      </w:ins>
      <w:r w:rsidRPr="00C6552F">
        <w:rPr>
          <w:rFonts w:asciiTheme="minorBidi" w:hAnsiTheme="minorBidi"/>
          <w:rPrChange w:id="1494" w:author="Reza Rahbarghazi" w:date="2023-04-23T07:29:00Z">
            <w:rPr/>
          </w:rPrChange>
        </w:rPr>
        <w:t>healthy and no</w:t>
      </w:r>
      <w:del w:id="1495" w:author="Reza Rahbarghazi" w:date="2023-04-23T08:30:00Z">
        <w:r w:rsidRPr="00C6552F" w:rsidDel="006B723F">
          <w:rPr>
            <w:rFonts w:asciiTheme="minorBidi" w:hAnsiTheme="minorBidi"/>
            <w:rPrChange w:id="1496" w:author="Reza Rahbarghazi" w:date="2023-04-23T07:29:00Z">
              <w:rPr/>
            </w:rPrChange>
          </w:rPr>
          <w:delText>t</w:delText>
        </w:r>
      </w:del>
      <w:ins w:id="1497" w:author="Reza Rahbarghazi" w:date="2023-04-23T08:30:00Z">
        <w:r w:rsidR="006B723F">
          <w:rPr>
            <w:rFonts w:asciiTheme="minorBidi" w:hAnsiTheme="minorBidi"/>
          </w:rPr>
          <w:t>n</w:t>
        </w:r>
      </w:ins>
      <w:r w:rsidRPr="00C6552F">
        <w:rPr>
          <w:rFonts w:asciiTheme="minorBidi" w:hAnsiTheme="minorBidi"/>
          <w:rPrChange w:id="1498" w:author="Reza Rahbarghazi" w:date="2023-04-23T07:29:00Z">
            <w:rPr/>
          </w:rPrChange>
        </w:rPr>
        <w:t>-healthy samples</w:t>
      </w:r>
      <w:ins w:id="1499" w:author="Reza Rahbarghazi" w:date="2023-04-23T08:30:00Z">
        <w:r w:rsidR="006B723F" w:rsidRPr="006B723F">
          <w:rPr>
            <w:rFonts w:asciiTheme="minorBidi" w:hAnsiTheme="minorBidi"/>
          </w:rPr>
          <w:t xml:space="preserve"> </w:t>
        </w:r>
        <w:r w:rsidR="006B723F" w:rsidRPr="00486868">
          <w:rPr>
            <w:rFonts w:asciiTheme="minorBidi" w:hAnsiTheme="minorBidi"/>
          </w:rPr>
          <w:t>except for miR-142 and miR-29a</w:t>
        </w:r>
      </w:ins>
      <w:del w:id="1500" w:author="Reza Rahbarghazi" w:date="2023-04-23T08:31:00Z">
        <w:r w:rsidRPr="00C6552F" w:rsidDel="006B723F">
          <w:rPr>
            <w:rFonts w:asciiTheme="minorBidi" w:hAnsiTheme="minorBidi"/>
            <w:rPrChange w:id="1501" w:author="Reza Rahbarghazi" w:date="2023-04-23T07:29:00Z">
              <w:rPr/>
            </w:rPrChange>
          </w:rPr>
          <w:delText>;</w:delText>
        </w:r>
      </w:del>
      <w:ins w:id="1502" w:author="Reza Rahbarghazi" w:date="2023-04-23T08:31:00Z">
        <w:r w:rsidR="006B723F">
          <w:rPr>
            <w:rFonts w:asciiTheme="minorBidi" w:hAnsiTheme="minorBidi"/>
          </w:rPr>
          <w:t>. Data confirmed that</w:t>
        </w:r>
      </w:ins>
      <w:r w:rsidRPr="00C6552F">
        <w:rPr>
          <w:rFonts w:asciiTheme="minorBidi" w:hAnsiTheme="minorBidi"/>
          <w:rPrChange w:id="1503" w:author="Reza Rahbarghazi" w:date="2023-04-23T07:29:00Z">
            <w:rPr/>
          </w:rPrChange>
        </w:rPr>
        <w:t xml:space="preserve"> </w:t>
      </w:r>
      <w:del w:id="1504" w:author="Reza Rahbarghazi" w:date="2023-04-23T08:31:00Z">
        <w:r w:rsidRPr="00C6552F" w:rsidDel="006B723F">
          <w:rPr>
            <w:rFonts w:asciiTheme="minorBidi" w:hAnsiTheme="minorBidi"/>
            <w:rPrChange w:id="1505" w:author="Reza Rahbarghazi" w:date="2023-04-23T07:29:00Z">
              <w:rPr/>
            </w:rPrChange>
          </w:rPr>
          <w:delText xml:space="preserve">And as it is clear from this figure, </w:delText>
        </w:r>
      </w:del>
      <w:r w:rsidRPr="00C6552F">
        <w:rPr>
          <w:rFonts w:asciiTheme="minorBidi" w:hAnsiTheme="minorBidi"/>
          <w:rPrChange w:id="1506" w:author="Reza Rahbarghazi" w:date="2023-04-23T07:29:00Z">
            <w:rPr/>
          </w:rPrChange>
        </w:rPr>
        <w:t>the real challenge is</w:t>
      </w:r>
      <w:ins w:id="1507" w:author="Reza Rahbarghazi" w:date="2023-04-23T08:31:00Z">
        <w:r w:rsidR="006B723F">
          <w:rPr>
            <w:rFonts w:asciiTheme="minorBidi" w:hAnsiTheme="minorBidi"/>
          </w:rPr>
          <w:t xml:space="preserve"> to dif</w:t>
        </w:r>
      </w:ins>
      <w:ins w:id="1508" w:author="Reza Rahbarghazi" w:date="2023-04-23T08:32:00Z">
        <w:r w:rsidR="006B723F">
          <w:rPr>
            <w:rFonts w:asciiTheme="minorBidi" w:hAnsiTheme="minorBidi"/>
          </w:rPr>
          <w:t xml:space="preserve">ferentiate </w:t>
        </w:r>
      </w:ins>
      <w:del w:id="1509" w:author="Reza Rahbarghazi" w:date="2023-04-23T08:32:00Z">
        <w:r w:rsidRPr="00C6552F" w:rsidDel="006B723F">
          <w:rPr>
            <w:rFonts w:asciiTheme="minorBidi" w:hAnsiTheme="minorBidi"/>
            <w:rPrChange w:id="1510" w:author="Reza Rahbarghazi" w:date="2023-04-23T07:29:00Z">
              <w:rPr/>
            </w:rPrChange>
          </w:rPr>
          <w:delText xml:space="preserve"> in separating </w:delText>
        </w:r>
      </w:del>
      <w:ins w:id="1511" w:author="Reza Rahbarghazi" w:date="2023-04-23T08:32:00Z">
        <w:r w:rsidR="006B723F">
          <w:rPr>
            <w:rFonts w:asciiTheme="minorBidi" w:hAnsiTheme="minorBidi"/>
          </w:rPr>
          <w:t xml:space="preserve">miRNA sets in </w:t>
        </w:r>
      </w:ins>
      <w:r w:rsidRPr="00C6552F">
        <w:rPr>
          <w:rFonts w:asciiTheme="minorBidi" w:hAnsiTheme="minorBidi"/>
          <w:rPrChange w:id="1512" w:author="Reza Rahbarghazi" w:date="2023-04-23T07:29:00Z">
            <w:rPr/>
          </w:rPrChange>
        </w:rPr>
        <w:t xml:space="preserve">CAD </w:t>
      </w:r>
      <w:del w:id="1513" w:author="Reza Rahbarghazi" w:date="2023-04-23T08:32:00Z">
        <w:r w:rsidRPr="00C6552F" w:rsidDel="006B723F">
          <w:rPr>
            <w:rFonts w:asciiTheme="minorBidi" w:hAnsiTheme="minorBidi"/>
            <w:rPrChange w:id="1514" w:author="Reza Rahbarghazi" w:date="2023-04-23T07:29:00Z">
              <w:rPr/>
            </w:rPrChange>
          </w:rPr>
          <w:delText xml:space="preserve">from </w:delText>
        </w:r>
      </w:del>
      <w:ins w:id="1515" w:author="Reza Rahbarghazi" w:date="2023-04-23T08:32:00Z">
        <w:r w:rsidR="006B723F">
          <w:rPr>
            <w:rFonts w:asciiTheme="minorBidi" w:hAnsiTheme="minorBidi"/>
          </w:rPr>
          <w:t xml:space="preserve">and </w:t>
        </w:r>
      </w:ins>
      <w:r w:rsidRPr="00C6552F">
        <w:rPr>
          <w:rFonts w:asciiTheme="minorBidi" w:hAnsiTheme="minorBidi"/>
          <w:rPrChange w:id="1516" w:author="Reza Rahbarghazi" w:date="2023-04-23T07:29:00Z">
            <w:rPr/>
          </w:rPrChange>
        </w:rPr>
        <w:t>MI samples</w:t>
      </w:r>
      <w:del w:id="1517" w:author="Reza Rahbarghazi" w:date="2023-04-23T08:32:00Z">
        <w:r w:rsidRPr="00C6552F" w:rsidDel="006B723F">
          <w:rPr>
            <w:rFonts w:asciiTheme="minorBidi" w:hAnsiTheme="minorBidi"/>
            <w:rPrChange w:id="1518" w:author="Reza Rahbarghazi" w:date="2023-04-23T07:29:00Z">
              <w:rPr/>
            </w:rPrChange>
          </w:rPr>
          <w:delText>,</w:delText>
        </w:r>
      </w:del>
      <w:r w:rsidRPr="00C6552F">
        <w:rPr>
          <w:rFonts w:asciiTheme="minorBidi" w:hAnsiTheme="minorBidi"/>
          <w:rPrChange w:id="1519" w:author="Reza Rahbarghazi" w:date="2023-04-23T07:29:00Z">
            <w:rPr/>
          </w:rPrChange>
        </w:rPr>
        <w:t xml:space="preserve"> </w:t>
      </w:r>
      <w:del w:id="1520" w:author="Reza Rahbarghazi" w:date="2023-04-23T08:32:00Z">
        <w:r w:rsidRPr="00C6552F" w:rsidDel="006B723F">
          <w:rPr>
            <w:rFonts w:asciiTheme="minorBidi" w:hAnsiTheme="minorBidi"/>
            <w:rPrChange w:id="1521" w:author="Reza Rahbarghazi" w:date="2023-04-23T07:29:00Z">
              <w:rPr/>
            </w:rPrChange>
          </w:rPr>
          <w:delText xml:space="preserve">which is </w:delText>
        </w:r>
      </w:del>
      <w:r w:rsidRPr="00C6552F">
        <w:rPr>
          <w:rFonts w:asciiTheme="minorBidi" w:hAnsiTheme="minorBidi"/>
          <w:rPrChange w:id="1522" w:author="Reza Rahbarghazi" w:date="2023-04-23T07:29:00Z">
            <w:rPr/>
          </w:rPrChange>
        </w:rPr>
        <w:t xml:space="preserve">because of </w:t>
      </w:r>
      <w:del w:id="1523" w:author="Reza Rahbarghazi" w:date="2023-04-23T08:32:00Z">
        <w:r w:rsidRPr="00C6552F" w:rsidDel="006B723F">
          <w:rPr>
            <w:rFonts w:asciiTheme="minorBidi" w:hAnsiTheme="minorBidi"/>
            <w:rPrChange w:id="1524" w:author="Reza Rahbarghazi" w:date="2023-04-23T07:29:00Z">
              <w:rPr/>
            </w:rPrChange>
          </w:rPr>
          <w:delText xml:space="preserve">their </w:delText>
        </w:r>
      </w:del>
      <w:ins w:id="1525" w:author="Reza Rahbarghazi" w:date="2023-04-23T08:32:00Z">
        <w:r w:rsidR="006B723F">
          <w:rPr>
            <w:rFonts w:asciiTheme="minorBidi" w:hAnsiTheme="minorBidi"/>
          </w:rPr>
          <w:t xml:space="preserve">close </w:t>
        </w:r>
      </w:ins>
      <w:ins w:id="1526" w:author="Reza Rahbarghazi" w:date="2023-04-23T08:33:00Z">
        <w:r w:rsidR="006B723F">
          <w:rPr>
            <w:rFonts w:asciiTheme="minorBidi" w:hAnsiTheme="minorBidi"/>
            <w:lang w:bidi="fa-IR"/>
          </w:rPr>
          <w:t>overlap</w:t>
        </w:r>
      </w:ins>
      <w:del w:id="1527" w:author="Reza Rahbarghazi" w:date="2023-04-23T08:33:00Z">
        <w:r w:rsidRPr="00C6552F" w:rsidDel="006B723F">
          <w:rPr>
            <w:rFonts w:asciiTheme="minorBidi" w:hAnsiTheme="minorBidi"/>
            <w:rPrChange w:id="1528" w:author="Reza Rahbarghazi" w:date="2023-04-23T07:29:00Z">
              <w:rPr/>
            </w:rPrChange>
          </w:rPr>
          <w:delText>closeness as mentioned before</w:delText>
        </w:r>
      </w:del>
      <w:r w:rsidRPr="00C6552F">
        <w:rPr>
          <w:rFonts w:asciiTheme="minorBidi" w:hAnsiTheme="minorBidi"/>
          <w:rPrChange w:id="1529" w:author="Reza Rahbarghazi" w:date="2023-04-23T07:29:00Z">
            <w:rPr/>
          </w:rPrChange>
        </w:rPr>
        <w:t xml:space="preserve">. </w:t>
      </w:r>
      <w:del w:id="1530" w:author="Reza Rahbarghazi" w:date="2023-04-23T08:33:00Z">
        <w:r w:rsidRPr="00C6552F" w:rsidDel="006B723F">
          <w:rPr>
            <w:rFonts w:asciiTheme="minorBidi" w:hAnsiTheme="minorBidi"/>
            <w:rPrChange w:id="1531" w:author="Reza Rahbarghazi" w:date="2023-04-23T07:29:00Z">
              <w:rPr/>
            </w:rPrChange>
          </w:rPr>
          <w:delText xml:space="preserve">From </w:delText>
        </w:r>
      </w:del>
      <w:ins w:id="1532" w:author="Reza Rahbarghazi" w:date="2023-04-23T08:33:00Z">
        <w:r w:rsidR="006B723F">
          <w:rPr>
            <w:rFonts w:asciiTheme="minorBidi" w:hAnsiTheme="minorBidi"/>
          </w:rPr>
          <w:t xml:space="preserve">Of </w:t>
        </w:r>
      </w:ins>
      <w:r w:rsidRPr="00C6552F">
        <w:rPr>
          <w:rFonts w:asciiTheme="minorBidi" w:hAnsiTheme="minorBidi"/>
          <w:rPrChange w:id="1533" w:author="Reza Rahbarghazi" w:date="2023-04-23T07:29:00Z">
            <w:rPr/>
          </w:rPrChange>
        </w:rPr>
        <w:t xml:space="preserve">8 </w:t>
      </w:r>
      <w:ins w:id="1534" w:author="Reza Rahbarghazi" w:date="2023-04-23T08:34:00Z">
        <w:r w:rsidR="006B723F" w:rsidRPr="006B723F">
          <w:rPr>
            <w:rFonts w:asciiTheme="minorBidi" w:hAnsiTheme="minorBidi"/>
          </w:rPr>
          <w:t>differentially expressed</w:t>
        </w:r>
        <w:r w:rsidR="006B723F">
          <w:rPr>
            <w:rFonts w:asciiTheme="minorBidi" w:hAnsiTheme="minorBidi"/>
          </w:rPr>
          <w:t xml:space="preserve"> </w:t>
        </w:r>
      </w:ins>
      <w:r w:rsidRPr="00C6552F">
        <w:rPr>
          <w:rFonts w:asciiTheme="minorBidi" w:hAnsiTheme="minorBidi"/>
          <w:rPrChange w:id="1535" w:author="Reza Rahbarghazi" w:date="2023-04-23T07:29:00Z">
            <w:rPr/>
          </w:rPrChange>
        </w:rPr>
        <w:t>miRNAs</w:t>
      </w:r>
      <w:del w:id="1536" w:author="Reza Rahbarghazi" w:date="2023-04-23T08:33:00Z">
        <w:r w:rsidRPr="00C6552F" w:rsidDel="006B723F">
          <w:rPr>
            <w:rFonts w:asciiTheme="minorBidi" w:hAnsiTheme="minorBidi"/>
            <w:rPrChange w:id="1537" w:author="Reza Rahbarghazi" w:date="2023-04-23T07:29:00Z">
              <w:rPr/>
            </w:rPrChange>
          </w:rPr>
          <w:delText xml:space="preserve"> un</w:delText>
        </w:r>
      </w:del>
      <w:del w:id="1538" w:author="Reza Rahbarghazi" w:date="2023-04-23T08:34:00Z">
        <w:r w:rsidRPr="00C6552F" w:rsidDel="006B723F">
          <w:rPr>
            <w:rFonts w:asciiTheme="minorBidi" w:hAnsiTheme="minorBidi"/>
            <w:rPrChange w:id="1539" w:author="Reza Rahbarghazi" w:date="2023-04-23T07:29:00Z">
              <w:rPr/>
            </w:rPrChange>
          </w:rPr>
          <w:delText>der investigation</w:delText>
        </w:r>
      </w:del>
      <w:r w:rsidRPr="00C6552F">
        <w:rPr>
          <w:rFonts w:asciiTheme="minorBidi" w:hAnsiTheme="minorBidi"/>
          <w:rPrChange w:id="1540" w:author="Reza Rahbarghazi" w:date="2023-04-23T07:29:00Z">
            <w:rPr/>
          </w:rPrChange>
        </w:rPr>
        <w:t xml:space="preserve">, </w:t>
      </w:r>
      <w:del w:id="1541" w:author="Reza Rahbarghazi" w:date="2023-04-23T08:34:00Z">
        <w:r w:rsidRPr="00C6552F" w:rsidDel="006B723F">
          <w:rPr>
            <w:rFonts w:asciiTheme="minorBidi" w:hAnsiTheme="minorBidi"/>
            <w:rPrChange w:id="1542" w:author="Reza Rahbarghazi" w:date="2023-04-23T07:29:00Z">
              <w:rPr/>
            </w:rPrChange>
          </w:rPr>
          <w:delText xml:space="preserve">all of them </w:delText>
        </w:r>
      </w:del>
      <w:r w:rsidRPr="00C6552F">
        <w:rPr>
          <w:rFonts w:asciiTheme="minorBidi" w:hAnsiTheme="minorBidi"/>
          <w:rPrChange w:id="1543" w:author="Reza Rahbarghazi" w:date="2023-04-23T07:29:00Z">
            <w:rPr/>
          </w:rPrChange>
        </w:rPr>
        <w:t>except miR-32</w:t>
      </w:r>
      <w:ins w:id="1544" w:author="Reza Rahbarghazi" w:date="2023-04-23T08:35:00Z">
        <w:r w:rsidR="006B723F">
          <w:rPr>
            <w:rFonts w:asciiTheme="minorBidi" w:hAnsiTheme="minorBidi"/>
          </w:rPr>
          <w:t>, all miRNA types</w:t>
        </w:r>
      </w:ins>
      <w:r w:rsidRPr="00C6552F">
        <w:rPr>
          <w:rFonts w:asciiTheme="minorBidi" w:hAnsiTheme="minorBidi"/>
          <w:rPrChange w:id="1545" w:author="Reza Rahbarghazi" w:date="2023-04-23T07:29:00Z">
            <w:rPr/>
          </w:rPrChange>
        </w:rPr>
        <w:t xml:space="preserve"> had an AUC-ROC over 0.8 for </w:t>
      </w:r>
      <w:del w:id="1546" w:author="Reza Rahbarghazi" w:date="2023-04-23T08:35:00Z">
        <w:r w:rsidRPr="00C6552F" w:rsidDel="006B723F">
          <w:rPr>
            <w:rFonts w:asciiTheme="minorBidi" w:hAnsiTheme="minorBidi"/>
            <w:rPrChange w:id="1547" w:author="Reza Rahbarghazi" w:date="2023-04-23T07:29:00Z">
              <w:rPr/>
            </w:rPrChange>
          </w:rPr>
          <w:delText xml:space="preserve">classifying </w:delText>
        </w:r>
      </w:del>
      <w:ins w:id="1548" w:author="Reza Rahbarghazi" w:date="2023-04-23T08:35:00Z">
        <w:r w:rsidR="006B723F">
          <w:rPr>
            <w:rFonts w:asciiTheme="minorBidi" w:hAnsiTheme="minorBidi"/>
          </w:rPr>
          <w:t xml:space="preserve">the </w:t>
        </w:r>
      </w:ins>
      <w:ins w:id="1549" w:author="Reza Rahbarghazi" w:date="2023-04-23T08:36:00Z">
        <w:r w:rsidR="006B723F">
          <w:rPr>
            <w:rFonts w:asciiTheme="minorBidi" w:hAnsiTheme="minorBidi"/>
          </w:rPr>
          <w:t xml:space="preserve">discrimination </w:t>
        </w:r>
      </w:ins>
      <w:ins w:id="1550" w:author="Reza Rahbarghazi" w:date="2023-04-23T08:35:00Z">
        <w:r w:rsidR="006B723F">
          <w:rPr>
            <w:rFonts w:asciiTheme="minorBidi" w:hAnsiTheme="minorBidi"/>
          </w:rPr>
          <w:t xml:space="preserve">of </w:t>
        </w:r>
      </w:ins>
      <w:r w:rsidRPr="00C6552F">
        <w:rPr>
          <w:rFonts w:asciiTheme="minorBidi" w:hAnsiTheme="minorBidi"/>
          <w:rPrChange w:id="1551" w:author="Reza Rahbarghazi" w:date="2023-04-23T07:29:00Z">
            <w:rPr/>
          </w:rPrChange>
        </w:rPr>
        <w:t xml:space="preserve">CAD and MI samples. </w:t>
      </w:r>
      <w:ins w:id="1552" w:author="Reza Rahbarghazi" w:date="2023-04-23T08:36:00Z">
        <w:r w:rsidR="006B723F">
          <w:rPr>
            <w:rFonts w:asciiTheme="minorBidi" w:hAnsiTheme="minorBidi"/>
          </w:rPr>
          <w:t xml:space="preserve">Besides, </w:t>
        </w:r>
      </w:ins>
      <w:del w:id="1553" w:author="Reza Rahbarghazi" w:date="2023-04-23T08:36:00Z">
        <w:r w:rsidRPr="00C6552F" w:rsidDel="006B723F">
          <w:rPr>
            <w:rFonts w:asciiTheme="minorBidi" w:hAnsiTheme="minorBidi"/>
            <w:rPrChange w:id="1554" w:author="Reza Rahbarghazi" w:date="2023-04-23T07:29:00Z">
              <w:rPr/>
            </w:rPrChange>
          </w:rPr>
          <w:delText>T</w:delText>
        </w:r>
      </w:del>
      <w:ins w:id="1555" w:author="Reza Rahbarghazi" w:date="2023-04-23T08:36:00Z">
        <w:r w:rsidR="006B723F">
          <w:rPr>
            <w:rFonts w:asciiTheme="minorBidi" w:hAnsiTheme="minorBidi"/>
          </w:rPr>
          <w:t>t</w:t>
        </w:r>
      </w:ins>
      <w:r w:rsidRPr="00C6552F">
        <w:rPr>
          <w:rFonts w:asciiTheme="minorBidi" w:hAnsiTheme="minorBidi"/>
          <w:rPrChange w:id="1556" w:author="Reza Rahbarghazi" w:date="2023-04-23T07:29:00Z">
            <w:rPr/>
          </w:rPrChange>
        </w:rPr>
        <w:t xml:space="preserve">he high AUC-ROC </w:t>
      </w:r>
      <w:ins w:id="1557" w:author="Reza Rahbarghazi" w:date="2023-04-23T08:36:00Z">
        <w:r w:rsidR="006B723F">
          <w:rPr>
            <w:rFonts w:asciiTheme="minorBidi" w:hAnsiTheme="minorBidi"/>
          </w:rPr>
          <w:t xml:space="preserve">values </w:t>
        </w:r>
      </w:ins>
      <w:r w:rsidRPr="00C6552F">
        <w:rPr>
          <w:rFonts w:asciiTheme="minorBidi" w:hAnsiTheme="minorBidi"/>
          <w:rPrChange w:id="1558" w:author="Reza Rahbarghazi" w:date="2023-04-23T07:29:00Z">
            <w:rPr/>
          </w:rPrChange>
        </w:rPr>
        <w:t>of miRNAs confirm</w:t>
      </w:r>
      <w:del w:id="1559" w:author="Reza Rahbarghazi" w:date="2023-04-23T09:19:00Z">
        <w:r w:rsidRPr="00C6552F" w:rsidDel="008B6CEF">
          <w:rPr>
            <w:rFonts w:asciiTheme="minorBidi" w:hAnsiTheme="minorBidi"/>
            <w:rPrChange w:id="1560" w:author="Reza Rahbarghazi" w:date="2023-04-23T07:29:00Z">
              <w:rPr/>
            </w:rPrChange>
          </w:rPr>
          <w:delText>s</w:delText>
        </w:r>
      </w:del>
      <w:r w:rsidRPr="00C6552F">
        <w:rPr>
          <w:rFonts w:asciiTheme="minorBidi" w:hAnsiTheme="minorBidi"/>
          <w:rPrChange w:id="1561" w:author="Reza Rahbarghazi" w:date="2023-04-23T07:29:00Z">
            <w:rPr/>
          </w:rPrChange>
        </w:rPr>
        <w:t xml:space="preserve"> their high</w:t>
      </w:r>
      <w:ins w:id="1562" w:author="Reza Rahbarghazi" w:date="2023-04-23T08:37:00Z">
        <w:r w:rsidR="006B723F">
          <w:rPr>
            <w:rFonts w:asciiTheme="minorBidi" w:hAnsiTheme="minorBidi"/>
          </w:rPr>
          <w:t xml:space="preserve"> sensitivity </w:t>
        </w:r>
      </w:ins>
      <w:ins w:id="1563" w:author="Reza Rahbarghazi" w:date="2023-04-23T09:19:00Z">
        <w:r w:rsidR="008B6CEF">
          <w:rPr>
            <w:rFonts w:asciiTheme="minorBidi" w:hAnsiTheme="minorBidi"/>
          </w:rPr>
          <w:t>to</w:t>
        </w:r>
      </w:ins>
      <w:r w:rsidRPr="00C6552F">
        <w:rPr>
          <w:rFonts w:asciiTheme="minorBidi" w:hAnsiTheme="minorBidi"/>
          <w:rPrChange w:id="1564" w:author="Reza Rahbarghazi" w:date="2023-04-23T07:29:00Z">
            <w:rPr/>
          </w:rPrChange>
        </w:rPr>
        <w:t xml:space="preserve"> potential </w:t>
      </w:r>
      <w:del w:id="1565" w:author="Reza Rahbarghazi" w:date="2023-04-23T08:37:00Z">
        <w:r w:rsidRPr="00C6552F" w:rsidDel="006B723F">
          <w:rPr>
            <w:rFonts w:asciiTheme="minorBidi" w:hAnsiTheme="minorBidi"/>
            <w:rPrChange w:id="1566" w:author="Reza Rahbarghazi" w:date="2023-04-23T07:29:00Z">
              <w:rPr/>
            </w:rPrChange>
          </w:rPr>
          <w:delText xml:space="preserve">as </w:delText>
        </w:r>
      </w:del>
      <w:r w:rsidRPr="00C6552F">
        <w:rPr>
          <w:rFonts w:asciiTheme="minorBidi" w:hAnsiTheme="minorBidi"/>
          <w:rPrChange w:id="1567" w:author="Reza Rahbarghazi" w:date="2023-04-23T07:29:00Z">
            <w:rPr/>
          </w:rPrChange>
        </w:rPr>
        <w:t>biomarkers.</w:t>
      </w:r>
    </w:p>
    <w:p w:rsidR="00113B1A" w:rsidRPr="00C6552F" w:rsidRDefault="00B36E4A" w:rsidP="008B6CEF">
      <w:pPr>
        <w:pStyle w:val="BodyText"/>
        <w:spacing w:line="360" w:lineRule="auto"/>
        <w:jc w:val="both"/>
        <w:rPr>
          <w:rFonts w:asciiTheme="minorBidi" w:hAnsiTheme="minorBidi"/>
          <w:rPrChange w:id="1568" w:author="Reza Rahbarghazi" w:date="2023-04-23T07:29:00Z">
            <w:rPr/>
          </w:rPrChange>
        </w:rPr>
        <w:pPrChange w:id="1569" w:author="Reza Rahbarghazi" w:date="2023-04-23T09:19:00Z">
          <w:pPr>
            <w:pStyle w:val="BodyText"/>
          </w:pPr>
        </w:pPrChange>
      </w:pPr>
      <w:del w:id="1570" w:author="Reza Rahbarghazi" w:date="2023-04-23T08:38:00Z">
        <w:r w:rsidRPr="00C6552F" w:rsidDel="006B723F">
          <w:rPr>
            <w:rFonts w:asciiTheme="minorBidi" w:hAnsiTheme="minorBidi"/>
            <w:rPrChange w:id="1571" w:author="Reza Rahbarghazi" w:date="2023-04-23T07:29:00Z">
              <w:rPr/>
            </w:rPrChange>
          </w:rPr>
          <w:delText>Machine learning</w:delText>
        </w:r>
      </w:del>
      <w:ins w:id="1572" w:author="Reza Rahbarghazi" w:date="2023-04-23T08:38:00Z">
        <w:r w:rsidR="006B723F">
          <w:rPr>
            <w:rFonts w:asciiTheme="minorBidi" w:hAnsiTheme="minorBidi"/>
          </w:rPr>
          <w:t>ML</w:t>
        </w:r>
      </w:ins>
      <w:r w:rsidRPr="00C6552F">
        <w:rPr>
          <w:rFonts w:asciiTheme="minorBidi" w:hAnsiTheme="minorBidi"/>
          <w:rPrChange w:id="1573" w:author="Reza Rahbarghazi" w:date="2023-04-23T07:29:00Z">
            <w:rPr/>
          </w:rPrChange>
        </w:rPr>
        <w:t xml:space="preserve"> models </w:t>
      </w:r>
      <w:ins w:id="1574" w:author="Reza Rahbarghazi" w:date="2023-04-23T08:38:00Z">
        <w:r w:rsidR="006B723F">
          <w:rPr>
            <w:rFonts w:asciiTheme="minorBidi" w:hAnsiTheme="minorBidi"/>
          </w:rPr>
          <w:t xml:space="preserve">in isolated </w:t>
        </w:r>
      </w:ins>
      <w:del w:id="1575" w:author="Reza Rahbarghazi" w:date="2023-04-23T08:38:00Z">
        <w:r w:rsidRPr="00C6552F" w:rsidDel="006B723F">
          <w:rPr>
            <w:rFonts w:asciiTheme="minorBidi" w:hAnsiTheme="minorBidi"/>
            <w:rPrChange w:id="1576" w:author="Reza Rahbarghazi" w:date="2023-04-23T07:29:00Z">
              <w:rPr/>
            </w:rPrChange>
          </w:rPr>
          <w:delText xml:space="preserve">were applied to </w:delText>
        </w:r>
      </w:del>
      <w:r w:rsidRPr="00C6552F">
        <w:rPr>
          <w:rFonts w:asciiTheme="minorBidi" w:hAnsiTheme="minorBidi"/>
          <w:rPrChange w:id="1577" w:author="Reza Rahbarghazi" w:date="2023-04-23T07:29:00Z">
            <w:rPr/>
          </w:rPrChange>
        </w:rPr>
        <w:t xml:space="preserve">miRNA sets </w:t>
      </w:r>
      <w:del w:id="1578" w:author="Reza Rahbarghazi" w:date="2023-04-23T08:38:00Z">
        <w:r w:rsidRPr="00C6552F" w:rsidDel="006B723F">
          <w:rPr>
            <w:rFonts w:asciiTheme="minorBidi" w:hAnsiTheme="minorBidi"/>
            <w:rPrChange w:id="1579" w:author="Reza Rahbarghazi" w:date="2023-04-23T07:29:00Z">
              <w:rPr/>
            </w:rPrChange>
          </w:rPr>
          <w:delText xml:space="preserve">selected </w:delText>
        </w:r>
      </w:del>
      <w:r w:rsidRPr="00C6552F">
        <w:rPr>
          <w:rFonts w:asciiTheme="minorBidi" w:hAnsiTheme="minorBidi"/>
          <w:rPrChange w:id="1580" w:author="Reza Rahbarghazi" w:date="2023-04-23T07:29:00Z">
            <w:rPr/>
          </w:rPrChange>
        </w:rPr>
        <w:t xml:space="preserve">by </w:t>
      </w:r>
      <w:del w:id="1581" w:author="Reza Rahbarghazi" w:date="2023-04-23T08:38:00Z">
        <w:r w:rsidRPr="00C6552F" w:rsidDel="006B723F">
          <w:rPr>
            <w:rFonts w:asciiTheme="minorBidi" w:hAnsiTheme="minorBidi"/>
            <w:rPrChange w:id="1582" w:author="Reza Rahbarghazi" w:date="2023-04-23T07:29:00Z">
              <w:rPr/>
            </w:rPrChange>
          </w:rPr>
          <w:delText xml:space="preserve">both </w:delText>
        </w:r>
      </w:del>
      <w:r w:rsidRPr="00C6552F">
        <w:rPr>
          <w:rFonts w:asciiTheme="minorBidi" w:hAnsiTheme="minorBidi"/>
          <w:rPrChange w:id="1583" w:author="Reza Rahbarghazi" w:date="2023-04-23T07:29:00Z">
            <w:rPr/>
          </w:rPrChange>
        </w:rPr>
        <w:t>DEG and AUC approaches</w:t>
      </w:r>
      <w:del w:id="1584" w:author="Reza Rahbarghazi" w:date="2023-04-23T08:38:00Z">
        <w:r w:rsidRPr="00C6552F" w:rsidDel="006B723F">
          <w:rPr>
            <w:rFonts w:asciiTheme="minorBidi" w:hAnsiTheme="minorBidi"/>
            <w:rPrChange w:id="1585" w:author="Reza Rahbarghazi" w:date="2023-04-23T07:29:00Z">
              <w:rPr/>
            </w:rPrChange>
          </w:rPr>
          <w:delText>,</w:delText>
        </w:r>
      </w:del>
      <w:r w:rsidRPr="00C6552F">
        <w:rPr>
          <w:rFonts w:asciiTheme="minorBidi" w:hAnsiTheme="minorBidi"/>
          <w:rPrChange w:id="1586" w:author="Reza Rahbarghazi" w:date="2023-04-23T07:29:00Z">
            <w:rPr/>
          </w:rPrChange>
        </w:rPr>
        <w:t xml:space="preserve"> </w:t>
      </w:r>
      <w:del w:id="1587" w:author="Reza Rahbarghazi" w:date="2023-04-23T08:38:00Z">
        <w:r w:rsidRPr="00C6552F" w:rsidDel="006B723F">
          <w:rPr>
            <w:rFonts w:asciiTheme="minorBidi" w:hAnsiTheme="minorBidi"/>
            <w:rPrChange w:id="1588" w:author="Reza Rahbarghazi" w:date="2023-04-23T07:29:00Z">
              <w:rPr/>
            </w:rPrChange>
          </w:rPr>
          <w:delText xml:space="preserve">and they </w:delText>
        </w:r>
      </w:del>
      <w:r w:rsidRPr="00C6552F">
        <w:rPr>
          <w:rFonts w:asciiTheme="minorBidi" w:hAnsiTheme="minorBidi"/>
          <w:rPrChange w:id="1589" w:author="Reza Rahbarghazi" w:date="2023-04-23T07:29:00Z">
            <w:rPr/>
          </w:rPrChange>
        </w:rPr>
        <w:t xml:space="preserve">showed better performance in </w:t>
      </w:r>
      <w:ins w:id="1590" w:author="Reza Rahbarghazi" w:date="2023-04-23T09:19:00Z">
        <w:r w:rsidR="008B6CEF">
          <w:rPr>
            <w:rFonts w:asciiTheme="minorBidi" w:hAnsiTheme="minorBidi"/>
          </w:rPr>
          <w:t xml:space="preserve">the </w:t>
        </w:r>
      </w:ins>
      <w:r w:rsidRPr="00C6552F">
        <w:rPr>
          <w:rFonts w:asciiTheme="minorBidi" w:hAnsiTheme="minorBidi"/>
          <w:rPrChange w:id="1591" w:author="Reza Rahbarghazi" w:date="2023-04-23T07:29:00Z">
            <w:rPr/>
          </w:rPrChange>
        </w:rPr>
        <w:t xml:space="preserve">classification </w:t>
      </w:r>
      <w:del w:id="1592" w:author="Reza Rahbarghazi" w:date="2023-04-23T08:39:00Z">
        <w:r w:rsidRPr="00C6552F" w:rsidDel="006B723F">
          <w:rPr>
            <w:rFonts w:asciiTheme="minorBidi" w:hAnsiTheme="minorBidi"/>
            <w:rPrChange w:id="1593" w:author="Reza Rahbarghazi" w:date="2023-04-23T07:29:00Z">
              <w:rPr/>
            </w:rPrChange>
          </w:rPr>
          <w:delText>than single</w:delText>
        </w:r>
      </w:del>
      <w:ins w:id="1594" w:author="Reza Rahbarghazi" w:date="2023-04-23T08:39:00Z">
        <w:r w:rsidR="006B723F">
          <w:rPr>
            <w:rFonts w:asciiTheme="minorBidi" w:hAnsiTheme="minorBidi"/>
          </w:rPr>
          <w:t>of</w:t>
        </w:r>
      </w:ins>
      <w:r w:rsidRPr="00C6552F">
        <w:rPr>
          <w:rFonts w:asciiTheme="minorBidi" w:hAnsiTheme="minorBidi"/>
          <w:rPrChange w:id="1595" w:author="Reza Rahbarghazi" w:date="2023-04-23T07:29:00Z">
            <w:rPr/>
          </w:rPrChange>
        </w:rPr>
        <w:t xml:space="preserve"> </w:t>
      </w:r>
      <w:ins w:id="1596" w:author="Reza Rahbarghazi" w:date="2023-04-23T08:39:00Z">
        <w:r w:rsidR="006B723F">
          <w:rPr>
            <w:rFonts w:asciiTheme="minorBidi" w:hAnsiTheme="minorBidi"/>
          </w:rPr>
          <w:t xml:space="preserve">each </w:t>
        </w:r>
      </w:ins>
      <w:r w:rsidRPr="00C6552F">
        <w:rPr>
          <w:rFonts w:asciiTheme="minorBidi" w:hAnsiTheme="minorBidi"/>
          <w:rPrChange w:id="1597" w:author="Reza Rahbarghazi" w:date="2023-04-23T07:29:00Z">
            <w:rPr/>
          </w:rPrChange>
        </w:rPr>
        <w:t>miRNA</w:t>
      </w:r>
      <w:del w:id="1598" w:author="Reza Rahbarghazi" w:date="2023-04-23T08:39:00Z">
        <w:r w:rsidRPr="00C6552F" w:rsidDel="006B723F">
          <w:rPr>
            <w:rFonts w:asciiTheme="minorBidi" w:hAnsiTheme="minorBidi"/>
            <w:rPrChange w:id="1599" w:author="Reza Rahbarghazi" w:date="2023-04-23T07:29:00Z">
              <w:rPr/>
            </w:rPrChange>
          </w:rPr>
          <w:delText>s</w:delText>
        </w:r>
      </w:del>
      <w:r w:rsidRPr="00C6552F">
        <w:rPr>
          <w:rFonts w:asciiTheme="minorBidi" w:hAnsiTheme="minorBidi"/>
          <w:rPrChange w:id="1600" w:author="Reza Rahbarghazi" w:date="2023-04-23T07:29:00Z">
            <w:rPr/>
          </w:rPrChange>
        </w:rPr>
        <w:t>. To avoid unwanted complexity</w:t>
      </w:r>
      <w:ins w:id="1601" w:author="Reza Rahbarghazi" w:date="2023-04-23T08:39:00Z">
        <w:r w:rsidR="006B723F">
          <w:rPr>
            <w:rFonts w:asciiTheme="minorBidi" w:hAnsiTheme="minorBidi"/>
          </w:rPr>
          <w:t xml:space="preserve"> and </w:t>
        </w:r>
      </w:ins>
      <w:del w:id="1602" w:author="Reza Rahbarghazi" w:date="2023-04-23T08:39:00Z">
        <w:r w:rsidRPr="00C6552F" w:rsidDel="006B723F">
          <w:rPr>
            <w:rFonts w:asciiTheme="minorBidi" w:hAnsiTheme="minorBidi"/>
            <w:rPrChange w:id="1603" w:author="Reza Rahbarghazi" w:date="2023-04-23T07:29:00Z">
              <w:rPr/>
            </w:rPrChange>
          </w:rPr>
          <w:delText xml:space="preserve">, which may lead to </w:delText>
        </w:r>
      </w:del>
      <w:r w:rsidRPr="00C6552F">
        <w:rPr>
          <w:rFonts w:asciiTheme="minorBidi" w:hAnsiTheme="minorBidi"/>
          <w:rPrChange w:id="1604" w:author="Reza Rahbarghazi" w:date="2023-04-23T07:29:00Z">
            <w:rPr/>
          </w:rPrChange>
        </w:rPr>
        <w:t>poor predictive values, a two</w:t>
      </w:r>
      <w:ins w:id="1605" w:author="Reza Rahbarghazi" w:date="2023-04-23T08:39:00Z">
        <w:r w:rsidR="006B723F">
          <w:rPr>
            <w:rFonts w:asciiTheme="minorBidi" w:hAnsiTheme="minorBidi"/>
          </w:rPr>
          <w:t>-</w:t>
        </w:r>
      </w:ins>
      <w:del w:id="1606" w:author="Reza Rahbarghazi" w:date="2023-04-23T08:39:00Z">
        <w:r w:rsidRPr="00C6552F" w:rsidDel="006B723F">
          <w:rPr>
            <w:rFonts w:asciiTheme="minorBidi" w:hAnsiTheme="minorBidi"/>
            <w:rPrChange w:id="1607" w:author="Reza Rahbarghazi" w:date="2023-04-23T07:29:00Z">
              <w:rPr/>
            </w:rPrChange>
          </w:rPr>
          <w:delText xml:space="preserve"> </w:delText>
        </w:r>
      </w:del>
      <w:r w:rsidRPr="00C6552F">
        <w:rPr>
          <w:rFonts w:asciiTheme="minorBidi" w:hAnsiTheme="minorBidi"/>
          <w:rPrChange w:id="1608" w:author="Reza Rahbarghazi" w:date="2023-04-23T07:29:00Z">
            <w:rPr/>
          </w:rPrChange>
        </w:rPr>
        <w:t xml:space="preserve">layer architecture was </w:t>
      </w:r>
      <w:ins w:id="1609" w:author="Reza Rahbarghazi" w:date="2023-04-23T08:39:00Z">
        <w:r w:rsidR="006B723F">
          <w:rPr>
            <w:rFonts w:asciiTheme="minorBidi" w:hAnsiTheme="minorBidi"/>
          </w:rPr>
          <w:t xml:space="preserve">also </w:t>
        </w:r>
      </w:ins>
      <w:r w:rsidRPr="00C6552F">
        <w:rPr>
          <w:rFonts w:asciiTheme="minorBidi" w:hAnsiTheme="minorBidi"/>
          <w:rPrChange w:id="1610" w:author="Reza Rahbarghazi" w:date="2023-04-23T07:29:00Z">
            <w:rPr/>
          </w:rPrChange>
        </w:rPr>
        <w:t xml:space="preserve">designed. The first layer was for </w:t>
      </w:r>
      <w:ins w:id="1611" w:author="Reza Rahbarghazi" w:date="2023-04-23T09:19:00Z">
        <w:r w:rsidR="008B6CEF">
          <w:rPr>
            <w:rFonts w:asciiTheme="minorBidi" w:hAnsiTheme="minorBidi"/>
          </w:rPr>
          <w:t xml:space="preserve">the </w:t>
        </w:r>
      </w:ins>
      <w:del w:id="1612" w:author="Reza Rahbarghazi" w:date="2023-04-23T08:39:00Z">
        <w:r w:rsidRPr="00C6552F" w:rsidDel="006B723F">
          <w:rPr>
            <w:rFonts w:asciiTheme="minorBidi" w:hAnsiTheme="minorBidi"/>
            <w:rPrChange w:id="1613" w:author="Reza Rahbarghazi" w:date="2023-04-23T07:29:00Z">
              <w:rPr/>
            </w:rPrChange>
          </w:rPr>
          <w:delText xml:space="preserve">separating </w:delText>
        </w:r>
      </w:del>
      <w:ins w:id="1614" w:author="Reza Rahbarghazi" w:date="2023-04-23T08:39:00Z">
        <w:r w:rsidR="006B723F">
          <w:rPr>
            <w:rFonts w:asciiTheme="minorBidi" w:hAnsiTheme="minorBidi"/>
          </w:rPr>
          <w:t xml:space="preserve">discrimination of </w:t>
        </w:r>
      </w:ins>
      <w:r w:rsidRPr="00C6552F">
        <w:rPr>
          <w:rFonts w:asciiTheme="minorBidi" w:hAnsiTheme="minorBidi"/>
          <w:rPrChange w:id="1615" w:author="Reza Rahbarghazi" w:date="2023-04-23T07:29:00Z">
            <w:rPr/>
          </w:rPrChange>
        </w:rPr>
        <w:t>healthy from no</w:t>
      </w:r>
      <w:ins w:id="1616" w:author="Reza Rahbarghazi" w:date="2023-04-23T08:39:00Z">
        <w:r w:rsidR="006B723F">
          <w:rPr>
            <w:rFonts w:asciiTheme="minorBidi" w:hAnsiTheme="minorBidi"/>
          </w:rPr>
          <w:t>n</w:t>
        </w:r>
      </w:ins>
      <w:del w:id="1617" w:author="Reza Rahbarghazi" w:date="2023-04-23T08:39:00Z">
        <w:r w:rsidRPr="00C6552F" w:rsidDel="006B723F">
          <w:rPr>
            <w:rFonts w:asciiTheme="minorBidi" w:hAnsiTheme="minorBidi"/>
            <w:rPrChange w:id="1618" w:author="Reza Rahbarghazi" w:date="2023-04-23T07:29:00Z">
              <w:rPr/>
            </w:rPrChange>
          </w:rPr>
          <w:delText>t</w:delText>
        </w:r>
      </w:del>
      <w:r w:rsidRPr="00C6552F">
        <w:rPr>
          <w:rFonts w:asciiTheme="minorBidi" w:hAnsiTheme="minorBidi"/>
          <w:rPrChange w:id="1619" w:author="Reza Rahbarghazi" w:date="2023-04-23T07:29:00Z">
            <w:rPr/>
          </w:rPrChange>
        </w:rPr>
        <w:t>-healthy</w:t>
      </w:r>
      <w:ins w:id="1620" w:author="Reza Rahbarghazi" w:date="2023-04-23T08:41:00Z">
        <w:r w:rsidR="006B723F">
          <w:rPr>
            <w:rFonts w:asciiTheme="minorBidi" w:hAnsiTheme="minorBidi"/>
          </w:rPr>
          <w:t xml:space="preserve"> samples</w:t>
        </w:r>
      </w:ins>
      <w:r w:rsidRPr="00C6552F">
        <w:rPr>
          <w:rFonts w:asciiTheme="minorBidi" w:hAnsiTheme="minorBidi"/>
          <w:rPrChange w:id="1621" w:author="Reza Rahbarghazi" w:date="2023-04-23T07:29:00Z">
            <w:rPr/>
          </w:rPrChange>
        </w:rPr>
        <w:t xml:space="preserve">, and the second layer </w:t>
      </w:r>
      <w:del w:id="1622" w:author="Reza Rahbarghazi" w:date="2023-04-23T08:40:00Z">
        <w:r w:rsidRPr="00C6552F" w:rsidDel="006B723F">
          <w:rPr>
            <w:rFonts w:asciiTheme="minorBidi" w:hAnsiTheme="minorBidi"/>
            <w:rPrChange w:id="1623" w:author="Reza Rahbarghazi" w:date="2023-04-23T07:29:00Z">
              <w:rPr/>
            </w:rPrChange>
          </w:rPr>
          <w:delText xml:space="preserve">was for </w:delText>
        </w:r>
      </w:del>
      <w:ins w:id="1624" w:author="Reza Rahbarghazi" w:date="2023-04-23T08:40:00Z">
        <w:r w:rsidR="006B723F">
          <w:rPr>
            <w:rFonts w:asciiTheme="minorBidi" w:hAnsiTheme="minorBidi"/>
          </w:rPr>
          <w:t xml:space="preserve">separated </w:t>
        </w:r>
      </w:ins>
      <w:del w:id="1625" w:author="Reza Rahbarghazi" w:date="2023-04-23T08:40:00Z">
        <w:r w:rsidRPr="00C6552F" w:rsidDel="006B723F">
          <w:rPr>
            <w:rFonts w:asciiTheme="minorBidi" w:hAnsiTheme="minorBidi"/>
            <w:rPrChange w:id="1626" w:author="Reza Rahbarghazi" w:date="2023-04-23T07:29:00Z">
              <w:rPr/>
            </w:rPrChange>
          </w:rPr>
          <w:delText xml:space="preserve">separating </w:delText>
        </w:r>
      </w:del>
      <w:ins w:id="1627" w:author="Reza Rahbarghazi" w:date="2023-04-23T08:40:00Z">
        <w:r w:rsidR="006B723F">
          <w:rPr>
            <w:rFonts w:asciiTheme="minorBidi" w:hAnsiTheme="minorBidi"/>
          </w:rPr>
          <w:t xml:space="preserve">the </w:t>
        </w:r>
      </w:ins>
      <w:r w:rsidRPr="00C6552F">
        <w:rPr>
          <w:rFonts w:asciiTheme="minorBidi" w:hAnsiTheme="minorBidi"/>
          <w:rPrChange w:id="1628" w:author="Reza Rahbarghazi" w:date="2023-04-23T07:29:00Z">
            <w:rPr/>
          </w:rPrChange>
        </w:rPr>
        <w:t xml:space="preserve">CAD </w:t>
      </w:r>
      <w:del w:id="1629" w:author="Reza Rahbarghazi" w:date="2023-04-23T08:40:00Z">
        <w:r w:rsidRPr="00C6552F" w:rsidDel="006B723F">
          <w:rPr>
            <w:rFonts w:asciiTheme="minorBidi" w:hAnsiTheme="minorBidi"/>
            <w:rPrChange w:id="1630" w:author="Reza Rahbarghazi" w:date="2023-04-23T07:29:00Z">
              <w:rPr/>
            </w:rPrChange>
          </w:rPr>
          <w:delText xml:space="preserve">from </w:delText>
        </w:r>
      </w:del>
      <w:ins w:id="1631" w:author="Reza Rahbarghazi" w:date="2023-04-23T08:41:00Z">
        <w:r w:rsidR="006B723F">
          <w:rPr>
            <w:rFonts w:asciiTheme="minorBidi" w:hAnsiTheme="minorBidi"/>
          </w:rPr>
          <w:t xml:space="preserve">from </w:t>
        </w:r>
      </w:ins>
      <w:r w:rsidRPr="00C6552F">
        <w:rPr>
          <w:rFonts w:asciiTheme="minorBidi" w:hAnsiTheme="minorBidi"/>
          <w:rPrChange w:id="1632" w:author="Reza Rahbarghazi" w:date="2023-04-23T07:29:00Z">
            <w:rPr/>
          </w:rPrChange>
        </w:rPr>
        <w:t xml:space="preserve">MI </w:t>
      </w:r>
      <w:del w:id="1633" w:author="Reza Rahbarghazi" w:date="2023-04-23T08:41:00Z">
        <w:r w:rsidRPr="00C6552F" w:rsidDel="006B723F">
          <w:rPr>
            <w:rFonts w:asciiTheme="minorBidi" w:hAnsiTheme="minorBidi"/>
            <w:rPrChange w:id="1634" w:author="Reza Rahbarghazi" w:date="2023-04-23T07:29:00Z">
              <w:rPr/>
            </w:rPrChange>
          </w:rPr>
          <w:delText>samples</w:delText>
        </w:r>
      </w:del>
      <w:ins w:id="1635" w:author="Reza Rahbarghazi" w:date="2023-04-23T08:41:00Z">
        <w:r w:rsidR="006B723F">
          <w:rPr>
            <w:rFonts w:asciiTheme="minorBidi" w:hAnsiTheme="minorBidi"/>
          </w:rPr>
          <w:t>candidates</w:t>
        </w:r>
      </w:ins>
      <w:r w:rsidRPr="00C6552F">
        <w:rPr>
          <w:rFonts w:asciiTheme="minorBidi" w:hAnsiTheme="minorBidi"/>
          <w:rPrChange w:id="1636" w:author="Reza Rahbarghazi" w:date="2023-04-23T07:29:00Z">
            <w:rPr/>
          </w:rPrChange>
        </w:rPr>
        <w:t>. As expected in both approaches, a hyper-tuned SVM model could flawlessly separate</w:t>
      </w:r>
      <w:del w:id="1637" w:author="Reza Rahbarghazi" w:date="2023-04-23T09:19:00Z">
        <w:r w:rsidRPr="00C6552F" w:rsidDel="008B6CEF">
          <w:rPr>
            <w:rFonts w:asciiTheme="minorBidi" w:hAnsiTheme="minorBidi"/>
            <w:rPrChange w:id="1638" w:author="Reza Rahbarghazi" w:date="2023-04-23T07:29:00Z">
              <w:rPr/>
            </w:rPrChange>
          </w:rPr>
          <w:delText>s</w:delText>
        </w:r>
      </w:del>
      <w:r w:rsidRPr="00C6552F">
        <w:rPr>
          <w:rFonts w:asciiTheme="minorBidi" w:hAnsiTheme="minorBidi"/>
          <w:rPrChange w:id="1639" w:author="Reza Rahbarghazi" w:date="2023-04-23T07:29:00Z">
            <w:rPr/>
          </w:rPrChange>
        </w:rPr>
        <w:t xml:space="preserve"> healthy from no</w:t>
      </w:r>
      <w:ins w:id="1640" w:author="Reza Rahbarghazi" w:date="2023-04-23T08:41:00Z">
        <w:r w:rsidR="006B723F">
          <w:rPr>
            <w:rFonts w:asciiTheme="minorBidi" w:hAnsiTheme="minorBidi"/>
          </w:rPr>
          <w:t>n</w:t>
        </w:r>
      </w:ins>
      <w:del w:id="1641" w:author="Reza Rahbarghazi" w:date="2023-04-23T08:40:00Z">
        <w:r w:rsidRPr="00C6552F" w:rsidDel="006B723F">
          <w:rPr>
            <w:rFonts w:asciiTheme="minorBidi" w:hAnsiTheme="minorBidi"/>
            <w:rPrChange w:id="1642" w:author="Reza Rahbarghazi" w:date="2023-04-23T07:29:00Z">
              <w:rPr/>
            </w:rPrChange>
          </w:rPr>
          <w:delText>t</w:delText>
        </w:r>
      </w:del>
      <w:r w:rsidRPr="00C6552F">
        <w:rPr>
          <w:rFonts w:asciiTheme="minorBidi" w:hAnsiTheme="minorBidi"/>
          <w:rPrChange w:id="1643" w:author="Reza Rahbarghazi" w:date="2023-04-23T07:29:00Z">
            <w:rPr/>
          </w:rPrChange>
        </w:rPr>
        <w:t xml:space="preserve">-healthy samples using </w:t>
      </w:r>
      <w:ins w:id="1644" w:author="Reza Rahbarghazi" w:date="2023-04-23T08:41:00Z">
        <w:r w:rsidR="006B723F">
          <w:rPr>
            <w:rFonts w:asciiTheme="minorBidi" w:hAnsiTheme="minorBidi"/>
          </w:rPr>
          <w:t xml:space="preserve">distinct </w:t>
        </w:r>
      </w:ins>
      <w:r w:rsidRPr="00C6552F">
        <w:rPr>
          <w:rFonts w:asciiTheme="minorBidi" w:hAnsiTheme="minorBidi"/>
          <w:rPrChange w:id="1645" w:author="Reza Rahbarghazi" w:date="2023-04-23T07:29:00Z">
            <w:rPr/>
          </w:rPrChange>
        </w:rPr>
        <w:t>miRNA</w:t>
      </w:r>
      <w:del w:id="1646" w:author="Reza Rahbarghazi" w:date="2023-04-23T09:19:00Z">
        <w:r w:rsidRPr="00C6552F" w:rsidDel="008B6CEF">
          <w:rPr>
            <w:rFonts w:asciiTheme="minorBidi" w:hAnsiTheme="minorBidi"/>
            <w:rPrChange w:id="1647" w:author="Reza Rahbarghazi" w:date="2023-04-23T07:29:00Z">
              <w:rPr/>
            </w:rPrChange>
          </w:rPr>
          <w:delText>s</w:delText>
        </w:r>
      </w:del>
      <w:r w:rsidRPr="00C6552F">
        <w:rPr>
          <w:rFonts w:asciiTheme="minorBidi" w:hAnsiTheme="minorBidi"/>
          <w:rPrChange w:id="1648" w:author="Reza Rahbarghazi" w:date="2023-04-23T07:29:00Z">
            <w:rPr/>
          </w:rPrChange>
        </w:rPr>
        <w:t xml:space="preserve"> sets. The </w:t>
      </w:r>
      <w:del w:id="1649" w:author="Reza Rahbarghazi" w:date="2023-04-23T08:41:00Z">
        <w:r w:rsidRPr="00C6552F" w:rsidDel="006B723F">
          <w:rPr>
            <w:rFonts w:asciiTheme="minorBidi" w:hAnsiTheme="minorBidi"/>
            <w:rPrChange w:id="1650" w:author="Reza Rahbarghazi" w:date="2023-04-23T07:29:00Z">
              <w:rPr/>
            </w:rPrChange>
          </w:rPr>
          <w:delText>machine learning</w:delText>
        </w:r>
      </w:del>
      <w:ins w:id="1651" w:author="Reza Rahbarghazi" w:date="2023-04-23T08:41:00Z">
        <w:r w:rsidR="006B723F">
          <w:rPr>
            <w:rFonts w:asciiTheme="minorBidi" w:hAnsiTheme="minorBidi"/>
          </w:rPr>
          <w:t xml:space="preserve">ML </w:t>
        </w:r>
      </w:ins>
      <w:del w:id="1652" w:author="Reza Rahbarghazi" w:date="2023-04-23T08:41:00Z">
        <w:r w:rsidRPr="00C6552F" w:rsidDel="006B723F">
          <w:rPr>
            <w:rFonts w:asciiTheme="minorBidi" w:hAnsiTheme="minorBidi"/>
            <w:rPrChange w:id="1653" w:author="Reza Rahbarghazi" w:date="2023-04-23T07:29:00Z">
              <w:rPr/>
            </w:rPrChange>
          </w:rPr>
          <w:delText xml:space="preserve"> </w:delText>
        </w:r>
      </w:del>
      <w:r w:rsidRPr="00C6552F">
        <w:rPr>
          <w:rFonts w:asciiTheme="minorBidi" w:hAnsiTheme="minorBidi"/>
          <w:rPrChange w:id="1654" w:author="Reza Rahbarghazi" w:date="2023-04-23T07:29:00Z">
            <w:rPr/>
          </w:rPrChange>
        </w:rPr>
        <w:t xml:space="preserve">models were also capable of effectively separating CAD from MI patients. Although both miRNA sets had nearly the same AUC-ROC with their best model, </w:t>
      </w:r>
      <w:del w:id="1655" w:author="Reza Rahbarghazi" w:date="2023-04-23T08:42:00Z">
        <w:r w:rsidRPr="00C6552F" w:rsidDel="006B723F">
          <w:rPr>
            <w:rFonts w:asciiTheme="minorBidi" w:hAnsiTheme="minorBidi"/>
            <w:rPrChange w:id="1656" w:author="Reza Rahbarghazi" w:date="2023-04-23T07:29:00Z">
              <w:rPr/>
            </w:rPrChange>
          </w:rPr>
          <w:delText xml:space="preserve">their </w:delText>
        </w:r>
      </w:del>
      <w:ins w:id="1657" w:author="Reza Rahbarghazi" w:date="2023-04-23T08:42:00Z">
        <w:r w:rsidR="006B723F">
          <w:rPr>
            <w:rFonts w:asciiTheme="minorBidi" w:hAnsiTheme="minorBidi"/>
          </w:rPr>
          <w:t>the</w:t>
        </w:r>
        <w:r w:rsidR="006B723F" w:rsidRPr="00C6552F">
          <w:rPr>
            <w:rFonts w:asciiTheme="minorBidi" w:hAnsiTheme="minorBidi"/>
            <w:rPrChange w:id="1658" w:author="Reza Rahbarghazi" w:date="2023-04-23T07:29:00Z">
              <w:rPr/>
            </w:rPrChange>
          </w:rPr>
          <w:t xml:space="preserve"> </w:t>
        </w:r>
      </w:ins>
      <w:r w:rsidRPr="00C6552F">
        <w:rPr>
          <w:rFonts w:asciiTheme="minorBidi" w:hAnsiTheme="minorBidi"/>
          <w:rPrChange w:id="1659" w:author="Reza Rahbarghazi" w:date="2023-04-23T07:29:00Z">
            <w:rPr/>
          </w:rPrChange>
        </w:rPr>
        <w:t xml:space="preserve">accuracy, sensitivity, and specificity were different. The model trained with DEGs had better specificity, but the one trained with AUC-selected miRNAs had slightly better accuracy and higher sensitivity. This difference comes from the different </w:t>
      </w:r>
      <w:del w:id="1660" w:author="Reza Rahbarghazi" w:date="2023-04-23T09:19:00Z">
        <w:r w:rsidRPr="00C6552F" w:rsidDel="008B6CEF">
          <w:rPr>
            <w:rFonts w:asciiTheme="minorBidi" w:hAnsiTheme="minorBidi"/>
            <w:rPrChange w:id="1661" w:author="Reza Rahbarghazi" w:date="2023-04-23T07:29:00Z">
              <w:rPr/>
            </w:rPrChange>
          </w:rPr>
          <w:delText>logics</w:delText>
        </w:r>
      </w:del>
      <w:ins w:id="1662" w:author="Reza Rahbarghazi" w:date="2023-04-23T09:19:00Z">
        <w:r w:rsidR="008B6CEF">
          <w:rPr>
            <w:rFonts w:asciiTheme="minorBidi" w:hAnsiTheme="minorBidi"/>
          </w:rPr>
          <w:t>strategies</w:t>
        </w:r>
      </w:ins>
      <w:r w:rsidRPr="00C6552F">
        <w:rPr>
          <w:rFonts w:asciiTheme="minorBidi" w:hAnsiTheme="minorBidi"/>
          <w:rPrChange w:id="1663" w:author="Reza Rahbarghazi" w:date="2023-04-23T07:29:00Z">
            <w:rPr/>
          </w:rPrChange>
        </w:rPr>
        <w:t xml:space="preserve"> </w:t>
      </w:r>
      <w:del w:id="1664" w:author="Reza Rahbarghazi" w:date="2023-04-23T08:42:00Z">
        <w:r w:rsidRPr="00C6552F" w:rsidDel="006B723F">
          <w:rPr>
            <w:rFonts w:asciiTheme="minorBidi" w:hAnsiTheme="minorBidi"/>
            <w:rPrChange w:id="1665" w:author="Reza Rahbarghazi" w:date="2023-04-23T07:29:00Z">
              <w:rPr/>
            </w:rPrChange>
          </w:rPr>
          <w:delText xml:space="preserve">we </w:delText>
        </w:r>
      </w:del>
      <w:r w:rsidRPr="00C6552F">
        <w:rPr>
          <w:rFonts w:asciiTheme="minorBidi" w:hAnsiTheme="minorBidi"/>
          <w:rPrChange w:id="1666" w:author="Reza Rahbarghazi" w:date="2023-04-23T07:29:00Z">
            <w:rPr/>
          </w:rPrChange>
        </w:rPr>
        <w:t xml:space="preserve">used for </w:t>
      </w:r>
      <w:del w:id="1667" w:author="Reza Rahbarghazi" w:date="2023-04-23T08:42:00Z">
        <w:r w:rsidRPr="00C6552F" w:rsidDel="006B723F">
          <w:rPr>
            <w:rFonts w:asciiTheme="minorBidi" w:hAnsiTheme="minorBidi"/>
            <w:rPrChange w:id="1668" w:author="Reza Rahbarghazi" w:date="2023-04-23T07:29:00Z">
              <w:rPr/>
            </w:rPrChange>
          </w:rPr>
          <w:delText xml:space="preserve">selecting </w:delText>
        </w:r>
      </w:del>
      <w:ins w:id="1669" w:author="Reza Rahbarghazi" w:date="2023-04-23T08:42:00Z">
        <w:r w:rsidR="006B723F">
          <w:rPr>
            <w:rFonts w:asciiTheme="minorBidi" w:hAnsiTheme="minorBidi"/>
          </w:rPr>
          <w:t xml:space="preserve">the selection of </w:t>
        </w:r>
      </w:ins>
      <w:del w:id="1670" w:author="Reza Rahbarghazi" w:date="2023-04-23T08:43:00Z">
        <w:r w:rsidRPr="00C6552F" w:rsidDel="006B723F">
          <w:rPr>
            <w:rFonts w:asciiTheme="minorBidi" w:hAnsiTheme="minorBidi"/>
            <w:rPrChange w:id="1671" w:author="Reza Rahbarghazi" w:date="2023-04-23T07:29:00Z">
              <w:rPr/>
            </w:rPrChange>
          </w:rPr>
          <w:delText xml:space="preserve">the set of </w:delText>
        </w:r>
      </w:del>
      <w:r w:rsidRPr="00C6552F">
        <w:rPr>
          <w:rFonts w:asciiTheme="minorBidi" w:hAnsiTheme="minorBidi"/>
          <w:rPrChange w:id="1672" w:author="Reza Rahbarghazi" w:date="2023-04-23T07:29:00Z">
            <w:rPr/>
          </w:rPrChange>
        </w:rPr>
        <w:t>biomarker</w:t>
      </w:r>
      <w:ins w:id="1673" w:author="Reza Rahbarghazi" w:date="2023-04-23T08:43:00Z">
        <w:r w:rsidR="006B723F">
          <w:rPr>
            <w:rFonts w:asciiTheme="minorBidi" w:hAnsiTheme="minorBidi"/>
          </w:rPr>
          <w:t xml:space="preserve"> sets</w:t>
        </w:r>
      </w:ins>
      <w:del w:id="1674" w:author="Reza Rahbarghazi" w:date="2023-04-23T08:43:00Z">
        <w:r w:rsidRPr="00C6552F" w:rsidDel="006B723F">
          <w:rPr>
            <w:rFonts w:asciiTheme="minorBidi" w:hAnsiTheme="minorBidi"/>
            <w:rPrChange w:id="1675" w:author="Reza Rahbarghazi" w:date="2023-04-23T07:29:00Z">
              <w:rPr/>
            </w:rPrChange>
          </w:rPr>
          <w:delText>s</w:delText>
        </w:r>
      </w:del>
      <w:r w:rsidRPr="00C6552F">
        <w:rPr>
          <w:rFonts w:asciiTheme="minorBidi" w:hAnsiTheme="minorBidi"/>
          <w:rPrChange w:id="1676" w:author="Reza Rahbarghazi" w:date="2023-04-23T07:29:00Z">
            <w:rPr/>
          </w:rPrChange>
        </w:rPr>
        <w:t>.</w:t>
      </w:r>
    </w:p>
    <w:p w:rsidR="00113B1A" w:rsidRPr="00C6552F" w:rsidRDefault="00B36E4A" w:rsidP="005F1E1A">
      <w:pPr>
        <w:pStyle w:val="BodyText"/>
        <w:spacing w:line="360" w:lineRule="auto"/>
        <w:ind w:firstLine="720"/>
        <w:jc w:val="both"/>
        <w:rPr>
          <w:rFonts w:asciiTheme="minorBidi" w:hAnsiTheme="minorBidi"/>
          <w:rPrChange w:id="1677" w:author="Reza Rahbarghazi" w:date="2023-04-23T07:29:00Z">
            <w:rPr/>
          </w:rPrChange>
        </w:rPr>
        <w:pPrChange w:id="1678" w:author="Reza Rahbarghazi" w:date="2023-04-23T08:50:00Z">
          <w:pPr>
            <w:pStyle w:val="BodyText"/>
          </w:pPr>
        </w:pPrChange>
      </w:pPr>
      <w:r w:rsidRPr="00C6552F">
        <w:rPr>
          <w:rFonts w:asciiTheme="minorBidi" w:hAnsiTheme="minorBidi"/>
          <w:rPrChange w:id="1679" w:author="Reza Rahbarghazi" w:date="2023-04-23T07:29:00Z">
            <w:rPr/>
          </w:rPrChange>
        </w:rPr>
        <w:t xml:space="preserve">Numerous studies </w:t>
      </w:r>
      <w:ins w:id="1680" w:author="Reza Rahbarghazi" w:date="2023-04-23T08:43:00Z">
        <w:r w:rsidR="005F1E1A">
          <w:rPr>
            <w:rFonts w:asciiTheme="minorBidi" w:hAnsiTheme="minorBidi"/>
          </w:rPr>
          <w:t xml:space="preserve">have </w:t>
        </w:r>
      </w:ins>
      <w:r w:rsidRPr="00C6552F">
        <w:rPr>
          <w:rFonts w:asciiTheme="minorBidi" w:hAnsiTheme="minorBidi"/>
          <w:rPrChange w:id="1681" w:author="Reza Rahbarghazi" w:date="2023-04-23T07:29:00Z">
            <w:rPr/>
          </w:rPrChange>
        </w:rPr>
        <w:t xml:space="preserve">reported different biological processes </w:t>
      </w:r>
      <w:ins w:id="1682" w:author="Reza Rahbarghazi" w:date="2023-04-23T08:43:00Z">
        <w:r w:rsidR="005F1E1A">
          <w:rPr>
            <w:rFonts w:asciiTheme="minorBidi" w:hAnsiTheme="minorBidi"/>
          </w:rPr>
          <w:t xml:space="preserve">can affect </w:t>
        </w:r>
      </w:ins>
      <w:del w:id="1683" w:author="Reza Rahbarghazi" w:date="2023-04-23T08:44:00Z">
        <w:r w:rsidRPr="00C6552F" w:rsidDel="005F1E1A">
          <w:rPr>
            <w:rFonts w:asciiTheme="minorBidi" w:hAnsiTheme="minorBidi"/>
            <w:rPrChange w:id="1684" w:author="Reza Rahbarghazi" w:date="2023-04-23T07:29:00Z">
              <w:rPr/>
            </w:rPrChange>
          </w:rPr>
          <w:delText>in</w:delText>
        </w:r>
      </w:del>
      <w:ins w:id="1685" w:author="Reza Rahbarghazi" w:date="2023-04-23T08:44:00Z">
        <w:r w:rsidR="005F1E1A">
          <w:rPr>
            <w:rFonts w:asciiTheme="minorBidi" w:hAnsiTheme="minorBidi"/>
          </w:rPr>
          <w:t>the expression of miRNAs in</w:t>
        </w:r>
      </w:ins>
      <w:r w:rsidRPr="00C6552F">
        <w:rPr>
          <w:rFonts w:asciiTheme="minorBidi" w:hAnsiTheme="minorBidi"/>
          <w:rPrChange w:id="1686" w:author="Reza Rahbarghazi" w:date="2023-04-23T07:29:00Z">
            <w:rPr/>
          </w:rPrChange>
        </w:rPr>
        <w:t xml:space="preserve"> PBMCs</w:t>
      </w:r>
      <w:ins w:id="1687" w:author="Reza Rahbarghazi" w:date="2023-04-23T08:44:00Z">
        <w:r w:rsidR="005F1E1A">
          <w:rPr>
            <w:rFonts w:asciiTheme="minorBidi" w:hAnsiTheme="minorBidi"/>
          </w:rPr>
          <w:t xml:space="preserve">. However, </w:t>
        </w:r>
      </w:ins>
      <w:del w:id="1688" w:author="Reza Rahbarghazi" w:date="2023-04-23T08:44:00Z">
        <w:r w:rsidRPr="00C6552F" w:rsidDel="005F1E1A">
          <w:rPr>
            <w:rFonts w:asciiTheme="minorBidi" w:hAnsiTheme="minorBidi"/>
            <w:rPrChange w:id="1689" w:author="Reza Rahbarghazi" w:date="2023-04-23T07:29:00Z">
              <w:rPr/>
            </w:rPrChange>
          </w:rPr>
          <w:delText xml:space="preserve"> that these miRNAs are involved in, but </w:delText>
        </w:r>
      </w:del>
      <w:r w:rsidRPr="00C6552F">
        <w:rPr>
          <w:rFonts w:asciiTheme="minorBidi" w:hAnsiTheme="minorBidi"/>
          <w:rPrChange w:id="1690" w:author="Reza Rahbarghazi" w:date="2023-04-23T07:29:00Z">
            <w:rPr/>
          </w:rPrChange>
        </w:rPr>
        <w:t xml:space="preserve">there are still controversies regarding </w:t>
      </w:r>
      <w:del w:id="1691" w:author="Reza Rahbarghazi" w:date="2023-04-23T08:44:00Z">
        <w:r w:rsidRPr="00C6552F" w:rsidDel="005F1E1A">
          <w:rPr>
            <w:rFonts w:asciiTheme="minorBidi" w:hAnsiTheme="minorBidi"/>
            <w:rPrChange w:id="1692" w:author="Reza Rahbarghazi" w:date="2023-04-23T07:29:00Z">
              <w:rPr/>
            </w:rPrChange>
          </w:rPr>
          <w:delText xml:space="preserve">their </w:delText>
        </w:r>
      </w:del>
      <w:ins w:id="1693" w:author="Reza Rahbarghazi" w:date="2023-04-23T08:44:00Z">
        <w:r w:rsidR="005F1E1A">
          <w:rPr>
            <w:rFonts w:asciiTheme="minorBidi" w:hAnsiTheme="minorBidi"/>
          </w:rPr>
          <w:t>the</w:t>
        </w:r>
        <w:r w:rsidR="005F1E1A" w:rsidRPr="00C6552F">
          <w:rPr>
            <w:rFonts w:asciiTheme="minorBidi" w:hAnsiTheme="minorBidi"/>
            <w:rPrChange w:id="1694" w:author="Reza Rahbarghazi" w:date="2023-04-23T07:29:00Z">
              <w:rPr/>
            </w:rPrChange>
          </w:rPr>
          <w:t xml:space="preserve"> </w:t>
        </w:r>
      </w:ins>
      <w:r w:rsidRPr="00C6552F">
        <w:rPr>
          <w:rFonts w:asciiTheme="minorBidi" w:hAnsiTheme="minorBidi"/>
          <w:rPrChange w:id="1695" w:author="Reza Rahbarghazi" w:date="2023-04-23T07:29:00Z">
            <w:rPr/>
          </w:rPrChange>
        </w:rPr>
        <w:t xml:space="preserve">exact role </w:t>
      </w:r>
      <w:ins w:id="1696" w:author="Reza Rahbarghazi" w:date="2023-04-23T08:44:00Z">
        <w:r w:rsidR="005F1E1A">
          <w:rPr>
            <w:rFonts w:asciiTheme="minorBidi" w:hAnsiTheme="minorBidi"/>
          </w:rPr>
          <w:t>of m</w:t>
        </w:r>
      </w:ins>
      <w:ins w:id="1697" w:author="Reza Rahbarghazi" w:date="2023-04-23T08:45:00Z">
        <w:r w:rsidR="005F1E1A">
          <w:rPr>
            <w:rFonts w:asciiTheme="minorBidi" w:hAnsiTheme="minorBidi"/>
          </w:rPr>
          <w:t xml:space="preserve">iRNAs </w:t>
        </w:r>
      </w:ins>
      <w:r w:rsidRPr="00C6552F">
        <w:rPr>
          <w:rFonts w:asciiTheme="minorBidi" w:hAnsiTheme="minorBidi"/>
          <w:rPrChange w:id="1698" w:author="Reza Rahbarghazi" w:date="2023-04-23T07:29:00Z">
            <w:rPr/>
          </w:rPrChange>
        </w:rPr>
        <w:t xml:space="preserve">in </w:t>
      </w:r>
      <w:ins w:id="1699" w:author="Reza Rahbarghazi" w:date="2023-04-23T08:45:00Z">
        <w:r w:rsidR="005F1E1A">
          <w:rPr>
            <w:rFonts w:asciiTheme="minorBidi" w:hAnsiTheme="minorBidi"/>
          </w:rPr>
          <w:t xml:space="preserve">the function of </w:t>
        </w:r>
      </w:ins>
      <w:r w:rsidRPr="00C6552F">
        <w:rPr>
          <w:rFonts w:asciiTheme="minorBidi" w:hAnsiTheme="minorBidi"/>
          <w:rPrChange w:id="1700" w:author="Reza Rahbarghazi" w:date="2023-04-23T07:29:00Z">
            <w:rPr/>
          </w:rPrChange>
        </w:rPr>
        <w:t xml:space="preserve">immune </w:t>
      </w:r>
      <w:del w:id="1701" w:author="Reza Rahbarghazi" w:date="2023-04-23T08:45:00Z">
        <w:r w:rsidRPr="00C6552F" w:rsidDel="005F1E1A">
          <w:rPr>
            <w:rFonts w:asciiTheme="minorBidi" w:hAnsiTheme="minorBidi"/>
            <w:rPrChange w:id="1702" w:author="Reza Rahbarghazi" w:date="2023-04-23T07:29:00Z">
              <w:rPr/>
            </w:rPrChange>
          </w:rPr>
          <w:delText xml:space="preserve">system </w:delText>
        </w:r>
      </w:del>
      <w:r w:rsidRPr="00C6552F">
        <w:rPr>
          <w:rFonts w:asciiTheme="minorBidi" w:hAnsiTheme="minorBidi"/>
          <w:rPrChange w:id="1703" w:author="Reza Rahbarghazi" w:date="2023-04-23T07:29:00Z">
            <w:rPr/>
          </w:rPrChange>
        </w:rPr>
        <w:t>cells</w:t>
      </w:r>
      <w:ins w:id="1704" w:author="Reza Rahbarghazi" w:date="2023-04-23T08:45:00Z">
        <w:r w:rsidR="005F1E1A">
          <w:rPr>
            <w:rFonts w:asciiTheme="minorBidi" w:hAnsiTheme="minorBidi"/>
          </w:rPr>
          <w:t xml:space="preserve"> and </w:t>
        </w:r>
      </w:ins>
      <w:ins w:id="1705" w:author="Reza Rahbarghazi" w:date="2023-04-23T09:19:00Z">
        <w:r w:rsidR="008B6CEF">
          <w:rPr>
            <w:rFonts w:asciiTheme="minorBidi" w:hAnsiTheme="minorBidi"/>
          </w:rPr>
          <w:t xml:space="preserve">the </w:t>
        </w:r>
      </w:ins>
      <w:ins w:id="1706" w:author="Reza Rahbarghazi" w:date="2023-04-23T08:46:00Z">
        <w:r w:rsidR="005F1E1A">
          <w:rPr>
            <w:rFonts w:asciiTheme="minorBidi" w:hAnsiTheme="minorBidi"/>
          </w:rPr>
          <w:t>c</w:t>
        </w:r>
        <w:r w:rsidR="005F1E1A" w:rsidRPr="005F1E1A">
          <w:rPr>
            <w:rFonts w:asciiTheme="minorBidi" w:hAnsiTheme="minorBidi"/>
          </w:rPr>
          <w:t xml:space="preserve">orrelation of specific </w:t>
        </w:r>
        <w:r w:rsidR="005F1E1A" w:rsidRPr="005F1E1A">
          <w:rPr>
            <w:rFonts w:asciiTheme="minorBidi" w:hAnsiTheme="minorBidi"/>
          </w:rPr>
          <w:lastRenderedPageBreak/>
          <w:t xml:space="preserve">pathological conditions with </w:t>
        </w:r>
        <w:r w:rsidR="005F1E1A">
          <w:rPr>
            <w:rFonts w:asciiTheme="minorBidi" w:hAnsiTheme="minorBidi"/>
          </w:rPr>
          <w:t>miRNA profiles</w:t>
        </w:r>
      </w:ins>
      <w:r w:rsidRPr="00C6552F">
        <w:rPr>
          <w:rFonts w:asciiTheme="minorBidi" w:hAnsiTheme="minorBidi"/>
          <w:rPrChange w:id="1707" w:author="Reza Rahbarghazi" w:date="2023-04-23T07:29:00Z">
            <w:rPr/>
          </w:rPrChange>
        </w:rPr>
        <w:t xml:space="preserve">. </w:t>
      </w:r>
      <w:del w:id="1708" w:author="Reza Rahbarghazi" w:date="2023-04-23T08:46:00Z">
        <w:r w:rsidRPr="00C6552F" w:rsidDel="005F1E1A">
          <w:rPr>
            <w:rFonts w:asciiTheme="minorBidi" w:hAnsiTheme="minorBidi"/>
            <w:rPrChange w:id="1709" w:author="Reza Rahbarghazi" w:date="2023-04-23T07:29:00Z">
              <w:rPr/>
            </w:rPrChange>
          </w:rPr>
          <w:delText>Moreover</w:delText>
        </w:r>
      </w:del>
      <w:ins w:id="1710" w:author="Reza Rahbarghazi" w:date="2023-04-23T08:46:00Z">
        <w:r w:rsidR="005F1E1A">
          <w:rPr>
            <w:rFonts w:asciiTheme="minorBidi" w:hAnsiTheme="minorBidi"/>
          </w:rPr>
          <w:t xml:space="preserve">Several studies have proved </w:t>
        </w:r>
      </w:ins>
      <w:del w:id="1711" w:author="Reza Rahbarghazi" w:date="2023-04-23T08:46:00Z">
        <w:r w:rsidRPr="00C6552F" w:rsidDel="005F1E1A">
          <w:rPr>
            <w:rFonts w:asciiTheme="minorBidi" w:hAnsiTheme="minorBidi"/>
            <w:rPrChange w:id="1712" w:author="Reza Rahbarghazi" w:date="2023-04-23T07:29:00Z">
              <w:rPr/>
            </w:rPrChange>
          </w:rPr>
          <w:delText xml:space="preserve">, </w:delText>
        </w:r>
      </w:del>
      <w:r w:rsidRPr="00C6552F">
        <w:rPr>
          <w:rFonts w:asciiTheme="minorBidi" w:hAnsiTheme="minorBidi"/>
          <w:rPrChange w:id="1713" w:author="Reza Rahbarghazi" w:date="2023-04-23T07:29:00Z">
            <w:rPr/>
          </w:rPrChange>
        </w:rPr>
        <w:t xml:space="preserve">the activation of </w:t>
      </w:r>
      <w:del w:id="1714" w:author="Reza Rahbarghazi" w:date="2023-04-23T08:46:00Z">
        <w:r w:rsidRPr="00C6552F" w:rsidDel="005F1E1A">
          <w:rPr>
            <w:rFonts w:asciiTheme="minorBidi" w:hAnsiTheme="minorBidi"/>
            <w:rPrChange w:id="1715" w:author="Reza Rahbarghazi" w:date="2023-04-23T07:29:00Z">
              <w:rPr/>
            </w:rPrChange>
          </w:rPr>
          <w:delText xml:space="preserve">these </w:delText>
        </w:r>
      </w:del>
      <w:ins w:id="1716" w:author="Reza Rahbarghazi" w:date="2023-04-23T08:46:00Z">
        <w:r w:rsidR="005F1E1A">
          <w:rPr>
            <w:rFonts w:asciiTheme="minorBidi" w:hAnsiTheme="minorBidi"/>
          </w:rPr>
          <w:t xml:space="preserve">specific </w:t>
        </w:r>
      </w:ins>
      <w:r w:rsidRPr="00C6552F">
        <w:rPr>
          <w:rFonts w:asciiTheme="minorBidi" w:hAnsiTheme="minorBidi"/>
          <w:rPrChange w:id="1717" w:author="Reza Rahbarghazi" w:date="2023-04-23T07:29:00Z">
            <w:rPr/>
          </w:rPrChange>
        </w:rPr>
        <w:t>miRNA</w:t>
      </w:r>
      <w:ins w:id="1718" w:author="Reza Rahbarghazi" w:date="2023-04-23T08:46:00Z">
        <w:r w:rsidR="005F1E1A">
          <w:rPr>
            <w:rFonts w:asciiTheme="minorBidi" w:hAnsiTheme="minorBidi"/>
          </w:rPr>
          <w:t xml:space="preserve"> types</w:t>
        </w:r>
      </w:ins>
      <w:del w:id="1719" w:author="Reza Rahbarghazi" w:date="2023-04-23T08:46:00Z">
        <w:r w:rsidRPr="00C6552F" w:rsidDel="005F1E1A">
          <w:rPr>
            <w:rFonts w:asciiTheme="minorBidi" w:hAnsiTheme="minorBidi"/>
            <w:rPrChange w:id="1720" w:author="Reza Rahbarghazi" w:date="2023-04-23T07:29:00Z">
              <w:rPr/>
            </w:rPrChange>
          </w:rPr>
          <w:delText>s</w:delText>
        </w:r>
      </w:del>
      <w:r w:rsidRPr="00C6552F">
        <w:rPr>
          <w:rFonts w:asciiTheme="minorBidi" w:hAnsiTheme="minorBidi"/>
          <w:rPrChange w:id="1721" w:author="Reza Rahbarghazi" w:date="2023-04-23T07:29:00Z">
            <w:rPr/>
          </w:rPrChange>
        </w:rPr>
        <w:t xml:space="preserve"> in PBMCs </w:t>
      </w:r>
      <w:del w:id="1722" w:author="Reza Rahbarghazi" w:date="2023-04-23T08:47:00Z">
        <w:r w:rsidRPr="00C6552F" w:rsidDel="005F1E1A">
          <w:rPr>
            <w:rFonts w:asciiTheme="minorBidi" w:hAnsiTheme="minorBidi"/>
            <w:rPrChange w:id="1723" w:author="Reza Rahbarghazi" w:date="2023-04-23T07:29:00Z">
              <w:rPr/>
            </w:rPrChange>
          </w:rPr>
          <w:delText>is also observed in</w:delText>
        </w:r>
      </w:del>
      <w:ins w:id="1724" w:author="Reza Rahbarghazi" w:date="2023-04-23T08:47:00Z">
        <w:r w:rsidR="005F1E1A">
          <w:rPr>
            <w:rFonts w:asciiTheme="minorBidi" w:hAnsiTheme="minorBidi"/>
          </w:rPr>
          <w:t>under</w:t>
        </w:r>
      </w:ins>
      <w:r w:rsidRPr="00C6552F">
        <w:rPr>
          <w:rFonts w:asciiTheme="minorBidi" w:hAnsiTheme="minorBidi"/>
          <w:rPrChange w:id="1725" w:author="Reza Rahbarghazi" w:date="2023-04-23T07:29:00Z">
            <w:rPr/>
          </w:rPrChange>
        </w:rPr>
        <w:t xml:space="preserve"> cardiovascular events (S. Li et al. 2015; Yao et al. 2016; Liu et al. 2017; Horita, Farquharson, and Stephen 2021; Cai et al. 2020; Zhao et al. 2018; Bhansali et al. 2022). </w:t>
      </w:r>
      <w:ins w:id="1726" w:author="Reza Rahbarghazi" w:date="2023-04-23T08:47:00Z">
        <w:r w:rsidR="005F1E1A">
          <w:rPr>
            <w:rFonts w:asciiTheme="minorBidi" w:hAnsiTheme="minorBidi"/>
          </w:rPr>
          <w:t xml:space="preserve">For instance, </w:t>
        </w:r>
      </w:ins>
      <w:del w:id="1727" w:author="Reza Rahbarghazi" w:date="2023-04-23T08:47:00Z">
        <w:r w:rsidRPr="00C6552F" w:rsidDel="005F1E1A">
          <w:rPr>
            <w:rFonts w:asciiTheme="minorBidi" w:hAnsiTheme="minorBidi"/>
            <w:rPrChange w:id="1728" w:author="Reza Rahbarghazi" w:date="2023-04-23T07:29:00Z">
              <w:rPr/>
            </w:rPrChange>
          </w:rPr>
          <w:delText>T</w:delText>
        </w:r>
      </w:del>
      <w:ins w:id="1729" w:author="Reza Rahbarghazi" w:date="2023-04-23T08:47:00Z">
        <w:r w:rsidR="005F1E1A">
          <w:rPr>
            <w:rFonts w:asciiTheme="minorBidi" w:hAnsiTheme="minorBidi"/>
          </w:rPr>
          <w:t>t</w:t>
        </w:r>
      </w:ins>
      <w:r w:rsidRPr="00C6552F">
        <w:rPr>
          <w:rFonts w:asciiTheme="minorBidi" w:hAnsiTheme="minorBidi"/>
          <w:rPrChange w:id="1730" w:author="Reza Rahbarghazi" w:date="2023-04-23T07:29:00Z">
            <w:rPr/>
          </w:rPrChange>
        </w:rPr>
        <w:t xml:space="preserve">here is evidence that </w:t>
      </w:r>
      <w:ins w:id="1731" w:author="Reza Rahbarghazi" w:date="2023-04-23T08:47:00Z">
        <w:r w:rsidR="005F1E1A">
          <w:rPr>
            <w:rFonts w:asciiTheme="minorBidi" w:hAnsiTheme="minorBidi"/>
          </w:rPr>
          <w:t xml:space="preserve">the elevation of </w:t>
        </w:r>
      </w:ins>
      <w:r w:rsidRPr="00C6552F">
        <w:rPr>
          <w:rFonts w:asciiTheme="minorBidi" w:hAnsiTheme="minorBidi"/>
          <w:rPrChange w:id="1732" w:author="Reza Rahbarghazi" w:date="2023-04-23T07:29:00Z">
            <w:rPr/>
          </w:rPrChange>
        </w:rPr>
        <w:t>miR-186 suppresses the expression of Cystathionine-</w:t>
      </w:r>
      <m:oMath>
        <m:r>
          <w:rPr>
            <w:rFonts w:ascii="Cambria Math" w:hAnsi="Cambria Math"/>
            <w:rPrChange w:id="1733" w:author="Reza Rahbarghazi" w:date="2023-04-23T07:29:00Z">
              <w:rPr>
                <w:rFonts w:ascii="Cambria Math" w:hAnsi="Cambria Math"/>
              </w:rPr>
            </w:rPrChange>
          </w:rPr>
          <m:t>γ</m:t>
        </m:r>
      </m:oMath>
      <w:r w:rsidRPr="00C6552F">
        <w:rPr>
          <w:rFonts w:asciiTheme="minorBidi" w:hAnsiTheme="minorBidi"/>
          <w:rPrChange w:id="1734" w:author="Reza Rahbarghazi" w:date="2023-04-23T07:29:00Z">
            <w:rPr/>
          </w:rPrChange>
        </w:rPr>
        <w:t xml:space="preserve">-lyase, leading to </w:t>
      </w:r>
      <w:ins w:id="1735" w:author="Reza Rahbarghazi" w:date="2023-04-23T09:19:00Z">
        <w:r w:rsidR="008B6CEF">
          <w:rPr>
            <w:rFonts w:asciiTheme="minorBidi" w:hAnsiTheme="minorBidi"/>
          </w:rPr>
          <w:t xml:space="preserve">the </w:t>
        </w:r>
      </w:ins>
      <w:r w:rsidRPr="00C6552F">
        <w:rPr>
          <w:rFonts w:asciiTheme="minorBidi" w:hAnsiTheme="minorBidi"/>
          <w:rPrChange w:id="1736" w:author="Reza Rahbarghazi" w:date="2023-04-23T07:29:00Z">
            <w:rPr/>
          </w:rPrChange>
        </w:rPr>
        <w:t xml:space="preserve">subsequent </w:t>
      </w:r>
      <w:del w:id="1737" w:author="Reza Rahbarghazi" w:date="2023-04-23T08:47:00Z">
        <w:r w:rsidRPr="00C6552F" w:rsidDel="005F1E1A">
          <w:rPr>
            <w:rFonts w:asciiTheme="minorBidi" w:hAnsiTheme="minorBidi"/>
            <w:rPrChange w:id="1738" w:author="Reza Rahbarghazi" w:date="2023-04-23T07:29:00Z">
              <w:rPr/>
            </w:rPrChange>
          </w:rPr>
          <w:delText xml:space="preserve">promotion of </w:delText>
        </w:r>
      </w:del>
      <w:r w:rsidRPr="00C6552F">
        <w:rPr>
          <w:rFonts w:asciiTheme="minorBidi" w:hAnsiTheme="minorBidi"/>
          <w:rPrChange w:id="1739" w:author="Reza Rahbarghazi" w:date="2023-04-23T07:29:00Z">
            <w:rPr/>
          </w:rPrChange>
        </w:rPr>
        <w:t xml:space="preserve">secretion of pro-inflammatory cytokines and cellular lipid accumulation. </w:t>
      </w:r>
      <w:ins w:id="1740" w:author="Reza Rahbarghazi" w:date="2023-04-23T08:48:00Z">
        <w:r w:rsidR="005F1E1A">
          <w:rPr>
            <w:rFonts w:asciiTheme="minorBidi" w:hAnsiTheme="minorBidi"/>
          </w:rPr>
          <w:t>Besides</w:t>
        </w:r>
      </w:ins>
      <w:ins w:id="1741" w:author="Reza Rahbarghazi" w:date="2023-04-23T08:47:00Z">
        <w:r w:rsidR="005F1E1A">
          <w:rPr>
            <w:rFonts w:asciiTheme="minorBidi" w:hAnsiTheme="minorBidi"/>
          </w:rPr>
          <w:t xml:space="preserve">, </w:t>
        </w:r>
      </w:ins>
      <w:del w:id="1742" w:author="Reza Rahbarghazi" w:date="2023-04-23T08:48:00Z">
        <w:r w:rsidRPr="00C6552F" w:rsidDel="005F1E1A">
          <w:rPr>
            <w:rFonts w:asciiTheme="minorBidi" w:hAnsiTheme="minorBidi"/>
            <w:rPrChange w:id="1743" w:author="Reza Rahbarghazi" w:date="2023-04-23T07:29:00Z">
              <w:rPr/>
            </w:rPrChange>
          </w:rPr>
          <w:delText xml:space="preserve">This process suggest that </w:delText>
        </w:r>
      </w:del>
      <w:r w:rsidRPr="00C6552F">
        <w:rPr>
          <w:rFonts w:asciiTheme="minorBidi" w:hAnsiTheme="minorBidi"/>
          <w:rPrChange w:id="1744" w:author="Reza Rahbarghazi" w:date="2023-04-23T07:29:00Z">
            <w:rPr/>
          </w:rPrChange>
        </w:rPr>
        <w:t xml:space="preserve">macrophage-derived miR-186 may promote </w:t>
      </w:r>
      <w:del w:id="1745" w:author="Reza Rahbarghazi" w:date="2023-04-23T08:48:00Z">
        <w:r w:rsidRPr="00C6552F" w:rsidDel="005F1E1A">
          <w:rPr>
            <w:rFonts w:asciiTheme="minorBidi" w:hAnsiTheme="minorBidi"/>
            <w:rPrChange w:id="1746" w:author="Reza Rahbarghazi" w:date="2023-04-23T07:29:00Z">
              <w:rPr/>
            </w:rPrChange>
          </w:rPr>
          <w:delText xml:space="preserve">atherosclerosis </w:delText>
        </w:r>
      </w:del>
      <w:ins w:id="1747" w:author="Reza Rahbarghazi" w:date="2023-04-23T08:48:00Z">
        <w:r w:rsidR="005F1E1A">
          <w:rPr>
            <w:rFonts w:asciiTheme="minorBidi" w:hAnsiTheme="minorBidi"/>
          </w:rPr>
          <w:t>atherosclerotic plaques</w:t>
        </w:r>
        <w:r w:rsidR="005F1E1A" w:rsidRPr="00C6552F">
          <w:rPr>
            <w:rFonts w:asciiTheme="minorBidi" w:hAnsiTheme="minorBidi"/>
            <w:rPrChange w:id="1748" w:author="Reza Rahbarghazi" w:date="2023-04-23T07:29:00Z">
              <w:rPr/>
            </w:rPrChange>
          </w:rPr>
          <w:t xml:space="preserve"> </w:t>
        </w:r>
      </w:ins>
      <w:r w:rsidRPr="00C6552F">
        <w:rPr>
          <w:rFonts w:asciiTheme="minorBidi" w:hAnsiTheme="minorBidi"/>
          <w:rPrChange w:id="1749" w:author="Reza Rahbarghazi" w:date="2023-04-23T07:29:00Z">
            <w:rPr/>
          </w:rPrChange>
        </w:rPr>
        <w:t xml:space="preserve">(Yao et al. 2016). In </w:t>
      </w:r>
      <w:del w:id="1750" w:author="Reza Rahbarghazi" w:date="2023-04-23T08:48:00Z">
        <w:r w:rsidRPr="00C6552F" w:rsidDel="005F1E1A">
          <w:rPr>
            <w:rFonts w:asciiTheme="minorBidi" w:hAnsiTheme="minorBidi"/>
            <w:rPrChange w:id="1751" w:author="Reza Rahbarghazi" w:date="2023-04-23T07:29:00Z">
              <w:rPr/>
            </w:rPrChange>
          </w:rPr>
          <w:delText xml:space="preserve">complete </w:delText>
        </w:r>
      </w:del>
      <w:ins w:id="1752" w:author="Reza Rahbarghazi" w:date="2023-04-23T08:48:00Z">
        <w:r w:rsidR="005F1E1A">
          <w:rPr>
            <w:rFonts w:asciiTheme="minorBidi" w:hAnsiTheme="minorBidi"/>
          </w:rPr>
          <w:t>line</w:t>
        </w:r>
        <w:r w:rsidR="005F1E1A" w:rsidRPr="00C6552F">
          <w:rPr>
            <w:rFonts w:asciiTheme="minorBidi" w:hAnsiTheme="minorBidi"/>
            <w:rPrChange w:id="1753" w:author="Reza Rahbarghazi" w:date="2023-04-23T07:29:00Z">
              <w:rPr/>
            </w:rPrChange>
          </w:rPr>
          <w:t xml:space="preserve"> </w:t>
        </w:r>
      </w:ins>
      <w:del w:id="1754" w:author="Reza Rahbarghazi" w:date="2023-04-23T08:48:00Z">
        <w:r w:rsidRPr="00C6552F" w:rsidDel="005F1E1A">
          <w:rPr>
            <w:rFonts w:asciiTheme="minorBidi" w:hAnsiTheme="minorBidi"/>
            <w:rPrChange w:id="1755" w:author="Reza Rahbarghazi" w:date="2023-04-23T07:29:00Z">
              <w:rPr/>
            </w:rPrChange>
          </w:rPr>
          <w:delText xml:space="preserve">accordance </w:delText>
        </w:r>
      </w:del>
      <w:r w:rsidRPr="00C6552F">
        <w:rPr>
          <w:rFonts w:asciiTheme="minorBidi" w:hAnsiTheme="minorBidi"/>
          <w:rPrChange w:id="1756" w:author="Reza Rahbarghazi" w:date="2023-04-23T07:29:00Z">
            <w:rPr/>
          </w:rPrChange>
        </w:rPr>
        <w:t xml:space="preserve">with this </w:t>
      </w:r>
      <w:del w:id="1757" w:author="Reza Rahbarghazi" w:date="2023-04-23T08:48:00Z">
        <w:r w:rsidRPr="00C6552F" w:rsidDel="005F1E1A">
          <w:rPr>
            <w:rFonts w:asciiTheme="minorBidi" w:hAnsiTheme="minorBidi"/>
            <w:rPrChange w:id="1758" w:author="Reza Rahbarghazi" w:date="2023-04-23T07:29:00Z">
              <w:rPr/>
            </w:rPrChange>
          </w:rPr>
          <w:delText>report</w:delText>
        </w:r>
      </w:del>
      <w:ins w:id="1759" w:author="Reza Rahbarghazi" w:date="2023-04-23T08:48:00Z">
        <w:r w:rsidR="005F1E1A">
          <w:rPr>
            <w:rFonts w:asciiTheme="minorBidi" w:hAnsiTheme="minorBidi"/>
          </w:rPr>
          <w:t>claim</w:t>
        </w:r>
      </w:ins>
      <w:r w:rsidRPr="00C6552F">
        <w:rPr>
          <w:rFonts w:asciiTheme="minorBidi" w:hAnsiTheme="minorBidi"/>
          <w:rPrChange w:id="1760" w:author="Reza Rahbarghazi" w:date="2023-04-23T07:29:00Z">
            <w:rPr/>
          </w:rPrChange>
        </w:rPr>
        <w:t xml:space="preserve">, we found that miR-186 is up-regulated in both CAD and MI </w:t>
      </w:r>
      <w:ins w:id="1761" w:author="Reza Rahbarghazi" w:date="2023-04-23T08:48:00Z">
        <w:r w:rsidR="005F1E1A">
          <w:rPr>
            <w:rFonts w:asciiTheme="minorBidi" w:hAnsiTheme="minorBidi"/>
          </w:rPr>
          <w:t xml:space="preserve">candidates </w:t>
        </w:r>
      </w:ins>
      <w:del w:id="1762" w:author="Reza Rahbarghazi" w:date="2023-04-23T08:49:00Z">
        <w:r w:rsidRPr="00C6552F" w:rsidDel="005F1E1A">
          <w:rPr>
            <w:rFonts w:asciiTheme="minorBidi" w:hAnsiTheme="minorBidi"/>
            <w:rPrChange w:id="1763" w:author="Reza Rahbarghazi" w:date="2023-04-23T07:29:00Z">
              <w:rPr/>
            </w:rPrChange>
          </w:rPr>
          <w:delText>in comparison</w:delText>
        </w:r>
      </w:del>
      <w:ins w:id="1764" w:author="Reza Rahbarghazi" w:date="2023-04-23T08:49:00Z">
        <w:r w:rsidR="005F1E1A">
          <w:rPr>
            <w:rFonts w:asciiTheme="minorBidi" w:hAnsiTheme="minorBidi"/>
          </w:rPr>
          <w:t>related</w:t>
        </w:r>
      </w:ins>
      <w:r w:rsidRPr="00C6552F">
        <w:rPr>
          <w:rFonts w:asciiTheme="minorBidi" w:hAnsiTheme="minorBidi"/>
          <w:rPrChange w:id="1765" w:author="Reza Rahbarghazi" w:date="2023-04-23T07:29:00Z">
            <w:rPr/>
          </w:rPrChange>
        </w:rPr>
        <w:t xml:space="preserve"> to </w:t>
      </w:r>
      <w:del w:id="1766" w:author="Reza Rahbarghazi" w:date="2023-04-23T08:49:00Z">
        <w:r w:rsidRPr="00C6552F" w:rsidDel="005F1E1A">
          <w:rPr>
            <w:rFonts w:asciiTheme="minorBidi" w:hAnsiTheme="minorBidi"/>
            <w:rPrChange w:id="1767" w:author="Reza Rahbarghazi" w:date="2023-04-23T07:29:00Z">
              <w:rPr/>
            </w:rPrChange>
          </w:rPr>
          <w:delText>healthy samples</w:delText>
        </w:r>
      </w:del>
      <w:ins w:id="1768" w:author="Reza Rahbarghazi" w:date="2023-04-23T08:49:00Z">
        <w:r w:rsidR="005F1E1A">
          <w:rPr>
            <w:rFonts w:asciiTheme="minorBidi" w:hAnsiTheme="minorBidi"/>
          </w:rPr>
          <w:t>control counterparts</w:t>
        </w:r>
      </w:ins>
      <w:r w:rsidRPr="00C6552F">
        <w:rPr>
          <w:rFonts w:asciiTheme="minorBidi" w:hAnsiTheme="minorBidi"/>
          <w:rPrChange w:id="1769" w:author="Reza Rahbarghazi" w:date="2023-04-23T07:29:00Z">
            <w:rPr/>
          </w:rPrChange>
        </w:rPr>
        <w:t xml:space="preserve">. Surprisingly, </w:t>
      </w:r>
      <w:ins w:id="1770" w:author="Reza Rahbarghazi" w:date="2023-04-23T08:49:00Z">
        <w:r w:rsidR="005F1E1A">
          <w:rPr>
            <w:rFonts w:asciiTheme="minorBidi" w:hAnsiTheme="minorBidi"/>
          </w:rPr>
          <w:t xml:space="preserve">the obtained data indicated that </w:t>
        </w:r>
      </w:ins>
      <w:r w:rsidRPr="00C6552F">
        <w:rPr>
          <w:rFonts w:asciiTheme="minorBidi" w:hAnsiTheme="minorBidi"/>
          <w:rPrChange w:id="1771" w:author="Reza Rahbarghazi" w:date="2023-04-23T07:29:00Z">
            <w:rPr/>
          </w:rPrChange>
        </w:rPr>
        <w:t>the expression of miR-186 is higher in CAD patients in comparison to MI (Fig</w:t>
      </w:r>
      <w:ins w:id="1772" w:author="Reza Rahbarghazi" w:date="2023-04-23T08:49:00Z">
        <w:r w:rsidR="005F1E1A">
          <w:rPr>
            <w:rFonts w:asciiTheme="minorBidi" w:hAnsiTheme="minorBidi"/>
          </w:rPr>
          <w:t xml:space="preserve">ure </w:t>
        </w:r>
      </w:ins>
      <w:r w:rsidRPr="00C6552F">
        <w:rPr>
          <w:rFonts w:asciiTheme="minorBidi" w:hAnsiTheme="minorBidi"/>
          <w:rPrChange w:id="1773" w:author="Reza Rahbarghazi" w:date="2023-04-23T07:29:00Z">
            <w:rPr/>
          </w:rPrChange>
        </w:rPr>
        <w:t>3.5)</w:t>
      </w:r>
      <w:ins w:id="1774" w:author="Reza Rahbarghazi" w:date="2023-04-23T08:49:00Z">
        <w:r w:rsidR="005F1E1A">
          <w:rPr>
            <w:rFonts w:asciiTheme="minorBidi" w:hAnsiTheme="minorBidi"/>
          </w:rPr>
          <w:t xml:space="preserve">. </w:t>
        </w:r>
      </w:ins>
      <w:ins w:id="1775" w:author="Reza Rahbarghazi" w:date="2023-04-23T08:50:00Z">
        <w:r w:rsidR="005F1E1A">
          <w:rPr>
            <w:rFonts w:asciiTheme="minorBidi" w:hAnsiTheme="minorBidi"/>
          </w:rPr>
          <w:t>To</w:t>
        </w:r>
      </w:ins>
      <w:ins w:id="1776" w:author="Reza Rahbarghazi" w:date="2023-04-23T08:49:00Z">
        <w:r w:rsidR="005F1E1A">
          <w:rPr>
            <w:rFonts w:asciiTheme="minorBidi" w:hAnsiTheme="minorBidi"/>
          </w:rPr>
          <w:t xml:space="preserve"> be specific, </w:t>
        </w:r>
      </w:ins>
      <w:del w:id="1777" w:author="Reza Rahbarghazi" w:date="2023-04-23T08:49:00Z">
        <w:r w:rsidRPr="00C6552F" w:rsidDel="005F1E1A">
          <w:rPr>
            <w:rFonts w:asciiTheme="minorBidi" w:hAnsiTheme="minorBidi"/>
            <w:rPrChange w:id="1778" w:author="Reza Rahbarghazi" w:date="2023-04-23T07:29:00Z">
              <w:rPr/>
            </w:rPrChange>
          </w:rPr>
          <w:delText>,</w:delText>
        </w:r>
      </w:del>
      <w:del w:id="1779" w:author="Reza Rahbarghazi" w:date="2023-04-23T08:50:00Z">
        <w:r w:rsidRPr="00C6552F" w:rsidDel="005F1E1A">
          <w:rPr>
            <w:rFonts w:asciiTheme="minorBidi" w:hAnsiTheme="minorBidi"/>
            <w:rPrChange w:id="1780" w:author="Reza Rahbarghazi" w:date="2023-04-23T07:29:00Z">
              <w:rPr/>
            </w:rPrChange>
          </w:rPr>
          <w:delText xml:space="preserve"> </w:delText>
        </w:r>
      </w:del>
      <w:ins w:id="1781" w:author="Reza Rahbarghazi" w:date="2023-04-23T08:50:00Z">
        <w:r w:rsidR="005F1E1A" w:rsidRPr="00D64843">
          <w:rPr>
            <w:rFonts w:asciiTheme="minorBidi" w:hAnsiTheme="minorBidi"/>
          </w:rPr>
          <w:t>miR-186</w:t>
        </w:r>
        <w:r w:rsidR="005F1E1A">
          <w:rPr>
            <w:rFonts w:asciiTheme="minorBidi" w:hAnsiTheme="minorBidi"/>
          </w:rPr>
          <w:t xml:space="preserve"> is </w:t>
        </w:r>
      </w:ins>
      <w:del w:id="1782" w:author="Reza Rahbarghazi" w:date="2023-04-23T08:50:00Z">
        <w:r w:rsidRPr="00C6552F" w:rsidDel="005F1E1A">
          <w:rPr>
            <w:rFonts w:asciiTheme="minorBidi" w:hAnsiTheme="minorBidi"/>
            <w:rPrChange w:id="1783" w:author="Reza Rahbarghazi" w:date="2023-04-23T07:29:00Z">
              <w:rPr/>
            </w:rPrChange>
          </w:rPr>
          <w:delText xml:space="preserve">and it is </w:delText>
        </w:r>
      </w:del>
      <w:r w:rsidRPr="00C6552F">
        <w:rPr>
          <w:rFonts w:asciiTheme="minorBidi" w:hAnsiTheme="minorBidi"/>
          <w:rPrChange w:id="1784" w:author="Reza Rahbarghazi" w:date="2023-04-23T07:29:00Z">
            <w:rPr/>
          </w:rPrChange>
        </w:rPr>
        <w:t xml:space="preserve">the only differentially expressed miRNA between </w:t>
      </w:r>
      <w:ins w:id="1785" w:author="Reza Rahbarghazi" w:date="2023-04-23T08:50:00Z">
        <w:r w:rsidR="005F1E1A" w:rsidRPr="005F1E1A">
          <w:rPr>
            <w:rFonts w:asciiTheme="minorBidi" w:hAnsiTheme="minorBidi"/>
          </w:rPr>
          <w:t>CAD and MI</w:t>
        </w:r>
      </w:ins>
      <w:del w:id="1786" w:author="Reza Rahbarghazi" w:date="2023-04-23T08:50:00Z">
        <w:r w:rsidRPr="00C6552F" w:rsidDel="005F1E1A">
          <w:rPr>
            <w:rFonts w:asciiTheme="minorBidi" w:hAnsiTheme="minorBidi"/>
            <w:rPrChange w:id="1787" w:author="Reza Rahbarghazi" w:date="2023-04-23T07:29:00Z">
              <w:rPr/>
            </w:rPrChange>
          </w:rPr>
          <w:delText>these two groups</w:delText>
        </w:r>
      </w:del>
      <w:r w:rsidRPr="00C6552F">
        <w:rPr>
          <w:rFonts w:asciiTheme="minorBidi" w:hAnsiTheme="minorBidi"/>
          <w:rPrChange w:id="1788" w:author="Reza Rahbarghazi" w:date="2023-04-23T07:29:00Z">
            <w:rPr/>
          </w:rPrChange>
        </w:rPr>
        <w:t xml:space="preserve">, indicating its main role in </w:t>
      </w:r>
      <w:ins w:id="1789" w:author="Reza Rahbarghazi" w:date="2023-04-23T08:50:00Z">
        <w:r w:rsidR="005F1E1A">
          <w:rPr>
            <w:rFonts w:asciiTheme="minorBidi" w:hAnsiTheme="minorBidi"/>
          </w:rPr>
          <w:t xml:space="preserve">the promotion of </w:t>
        </w:r>
      </w:ins>
      <w:r w:rsidRPr="00C6552F">
        <w:rPr>
          <w:rFonts w:asciiTheme="minorBidi" w:hAnsiTheme="minorBidi"/>
          <w:rPrChange w:id="1790" w:author="Reza Rahbarghazi" w:date="2023-04-23T07:29:00Z">
            <w:rPr/>
          </w:rPrChange>
        </w:rPr>
        <w:t>atherosclerosis.</w:t>
      </w:r>
      <w:ins w:id="1791" w:author="Reza Rahbarghazi" w:date="2023-04-23T08:51:00Z">
        <w:r w:rsidR="005F1E1A">
          <w:rPr>
            <w:rFonts w:asciiTheme="minorBidi" w:hAnsiTheme="minorBidi"/>
          </w:rPr>
          <w:t xml:space="preserve"> </w:t>
        </w:r>
      </w:ins>
    </w:p>
    <w:p w:rsidR="00C75244" w:rsidRDefault="00B36E4A" w:rsidP="00C75244">
      <w:pPr>
        <w:pStyle w:val="BodyText"/>
        <w:spacing w:line="360" w:lineRule="auto"/>
        <w:jc w:val="both"/>
        <w:rPr>
          <w:ins w:id="1792" w:author="Reza Rahbarghazi" w:date="2023-04-23T08:58:00Z"/>
          <w:rFonts w:asciiTheme="minorBidi" w:hAnsiTheme="minorBidi"/>
        </w:rPr>
        <w:pPrChange w:id="1793" w:author="Reza Rahbarghazi" w:date="2023-04-23T08:57:00Z">
          <w:pPr>
            <w:pStyle w:val="BodyText"/>
          </w:pPr>
        </w:pPrChange>
      </w:pPr>
      <w:r w:rsidRPr="00C6552F">
        <w:rPr>
          <w:rFonts w:asciiTheme="minorBidi" w:hAnsiTheme="minorBidi"/>
          <w:rPrChange w:id="1794" w:author="Reza Rahbarghazi" w:date="2023-04-23T07:29:00Z">
            <w:rPr/>
          </w:rPrChange>
        </w:rPr>
        <w:t>As mentioned before</w:t>
      </w:r>
      <w:ins w:id="1795" w:author="Reza Rahbarghazi" w:date="2023-04-23T08:51:00Z">
        <w:r w:rsidR="005F1E1A">
          <w:rPr>
            <w:rFonts w:asciiTheme="minorBidi" w:hAnsiTheme="minorBidi"/>
          </w:rPr>
          <w:t>,</w:t>
        </w:r>
      </w:ins>
      <w:r w:rsidRPr="00C6552F">
        <w:rPr>
          <w:rFonts w:asciiTheme="minorBidi" w:hAnsiTheme="minorBidi"/>
          <w:rPrChange w:id="1796" w:author="Reza Rahbarghazi" w:date="2023-04-23T07:29:00Z">
            <w:rPr/>
          </w:rPrChange>
        </w:rPr>
        <w:t xml:space="preserve"> miR</w:t>
      </w:r>
      <w:ins w:id="1797" w:author="Reza Rahbarghazi" w:date="2023-04-23T08:58:00Z">
        <w:r w:rsidR="00C75244">
          <w:rPr>
            <w:rFonts w:asciiTheme="minorBidi" w:hAnsiTheme="minorBidi"/>
          </w:rPr>
          <w:t>NA</w:t>
        </w:r>
      </w:ins>
      <w:r w:rsidRPr="00C6552F">
        <w:rPr>
          <w:rFonts w:asciiTheme="minorBidi" w:hAnsiTheme="minorBidi"/>
          <w:rPrChange w:id="1798" w:author="Reza Rahbarghazi" w:date="2023-04-23T07:29:00Z">
            <w:rPr/>
          </w:rPrChange>
        </w:rPr>
        <w:t xml:space="preserve">-21 was </w:t>
      </w:r>
      <w:ins w:id="1799" w:author="Reza Rahbarghazi" w:date="2023-04-23T08:51:00Z">
        <w:r w:rsidR="005F1E1A">
          <w:rPr>
            <w:rFonts w:asciiTheme="minorBidi" w:hAnsiTheme="minorBidi"/>
          </w:rPr>
          <w:t xml:space="preserve">also </w:t>
        </w:r>
      </w:ins>
      <w:r w:rsidRPr="00C6552F">
        <w:rPr>
          <w:rFonts w:asciiTheme="minorBidi" w:hAnsiTheme="minorBidi"/>
          <w:rPrChange w:id="1800" w:author="Reza Rahbarghazi" w:date="2023-04-23T07:29:00Z">
            <w:rPr/>
          </w:rPrChange>
        </w:rPr>
        <w:t xml:space="preserve">up-regulated in both MI and CAD </w:t>
      </w:r>
      <w:ins w:id="1801" w:author="Reza Rahbarghazi" w:date="2023-04-23T08:51:00Z">
        <w:r w:rsidR="005F1E1A">
          <w:rPr>
            <w:rFonts w:asciiTheme="minorBidi" w:hAnsiTheme="minorBidi"/>
          </w:rPr>
          <w:t xml:space="preserve">patients </w:t>
        </w:r>
      </w:ins>
      <w:r w:rsidRPr="00C6552F">
        <w:rPr>
          <w:rFonts w:asciiTheme="minorBidi" w:hAnsiTheme="minorBidi"/>
          <w:rPrChange w:id="1802" w:author="Reza Rahbarghazi" w:date="2023-04-23T07:29:00Z">
            <w:rPr/>
          </w:rPrChange>
        </w:rPr>
        <w:t xml:space="preserve">in comparison to healthy </w:t>
      </w:r>
      <w:del w:id="1803" w:author="Reza Rahbarghazi" w:date="2023-04-23T08:51:00Z">
        <w:r w:rsidRPr="00C6552F" w:rsidDel="005F1E1A">
          <w:rPr>
            <w:rFonts w:asciiTheme="minorBidi" w:hAnsiTheme="minorBidi"/>
            <w:rPrChange w:id="1804" w:author="Reza Rahbarghazi" w:date="2023-04-23T07:29:00Z">
              <w:rPr/>
            </w:rPrChange>
          </w:rPr>
          <w:delText>samples</w:delText>
        </w:r>
      </w:del>
      <w:ins w:id="1805" w:author="Reza Rahbarghazi" w:date="2023-04-23T08:51:00Z">
        <w:r w:rsidR="005F1E1A">
          <w:rPr>
            <w:rFonts w:asciiTheme="minorBidi" w:hAnsiTheme="minorBidi"/>
          </w:rPr>
          <w:t>controls</w:t>
        </w:r>
      </w:ins>
      <w:r w:rsidRPr="00C6552F">
        <w:rPr>
          <w:rFonts w:asciiTheme="minorBidi" w:hAnsiTheme="minorBidi"/>
          <w:rPrChange w:id="1806" w:author="Reza Rahbarghazi" w:date="2023-04-23T07:29:00Z">
            <w:rPr/>
          </w:rPrChange>
        </w:rPr>
        <w:t xml:space="preserve">. Moreover, the expression value of miR-21 was significantly higher in MI than </w:t>
      </w:r>
      <w:ins w:id="1807" w:author="Reza Rahbarghazi" w:date="2023-04-23T08:51:00Z">
        <w:r w:rsidR="005F1E1A">
          <w:rPr>
            <w:rFonts w:asciiTheme="minorBidi" w:hAnsiTheme="minorBidi"/>
          </w:rPr>
          <w:t xml:space="preserve">that of </w:t>
        </w:r>
      </w:ins>
      <w:ins w:id="1808" w:author="Reza Rahbarghazi" w:date="2023-04-23T09:20:00Z">
        <w:r w:rsidR="008B6CEF">
          <w:rPr>
            <w:rFonts w:asciiTheme="minorBidi" w:hAnsiTheme="minorBidi"/>
          </w:rPr>
          <w:t xml:space="preserve">the </w:t>
        </w:r>
      </w:ins>
      <w:r w:rsidRPr="00C6552F">
        <w:rPr>
          <w:rFonts w:asciiTheme="minorBidi" w:hAnsiTheme="minorBidi"/>
          <w:rPrChange w:id="1809" w:author="Reza Rahbarghazi" w:date="2023-04-23T07:29:00Z">
            <w:rPr/>
          </w:rPrChange>
        </w:rPr>
        <w:t xml:space="preserve">CAD group </w:t>
      </w:r>
      <w:del w:id="1810" w:author="Reza Rahbarghazi" w:date="2023-04-23T08:51:00Z">
        <w:r w:rsidRPr="00C6552F" w:rsidDel="005F1E1A">
          <w:rPr>
            <w:rFonts w:asciiTheme="minorBidi" w:hAnsiTheme="minorBidi"/>
            <w:rPrChange w:id="1811" w:author="Reza Rahbarghazi" w:date="2023-04-23T07:29:00Z">
              <w:rPr/>
            </w:rPrChange>
          </w:rPr>
          <w:delText xml:space="preserve">according to </w:delText>
        </w:r>
      </w:del>
      <w:ins w:id="1812" w:author="Reza Rahbarghazi" w:date="2023-04-23T08:51:00Z">
        <w:r w:rsidR="005F1E1A">
          <w:rPr>
            <w:rFonts w:asciiTheme="minorBidi" w:hAnsiTheme="minorBidi"/>
          </w:rPr>
          <w:t>(</w:t>
        </w:r>
      </w:ins>
      <w:r w:rsidRPr="00C6552F">
        <w:rPr>
          <w:rFonts w:asciiTheme="minorBidi" w:hAnsiTheme="minorBidi"/>
          <w:rPrChange w:id="1813" w:author="Reza Rahbarghazi" w:date="2023-04-23T07:29:00Z">
            <w:rPr/>
          </w:rPrChange>
        </w:rPr>
        <w:t>Table 3.2</w:t>
      </w:r>
      <w:ins w:id="1814" w:author="Reza Rahbarghazi" w:date="2023-04-23T08:51:00Z">
        <w:r w:rsidR="005F1E1A">
          <w:rPr>
            <w:rFonts w:asciiTheme="minorBidi" w:hAnsiTheme="minorBidi"/>
          </w:rPr>
          <w:t>)</w:t>
        </w:r>
      </w:ins>
      <w:r w:rsidRPr="00C6552F">
        <w:rPr>
          <w:rFonts w:asciiTheme="minorBidi" w:hAnsiTheme="minorBidi"/>
          <w:rPrChange w:id="1815" w:author="Reza Rahbarghazi" w:date="2023-04-23T07:29:00Z">
            <w:rPr/>
          </w:rPrChange>
        </w:rPr>
        <w:t xml:space="preserve">. </w:t>
      </w:r>
      <w:ins w:id="1816" w:author="Reza Rahbarghazi" w:date="2023-04-23T08:52:00Z">
        <w:r w:rsidR="005F1E1A">
          <w:rPr>
            <w:rFonts w:asciiTheme="minorBidi" w:hAnsiTheme="minorBidi"/>
          </w:rPr>
          <w:t xml:space="preserve">It is thought that the up-regulation of </w:t>
        </w:r>
        <w:r w:rsidR="005F1E1A" w:rsidRPr="00D64843">
          <w:rPr>
            <w:rFonts w:asciiTheme="minorBidi" w:hAnsiTheme="minorBidi"/>
          </w:rPr>
          <w:t>miR</w:t>
        </w:r>
      </w:ins>
      <w:ins w:id="1817" w:author="Reza Rahbarghazi" w:date="2023-04-23T08:58:00Z">
        <w:r w:rsidR="00C75244">
          <w:rPr>
            <w:rFonts w:asciiTheme="minorBidi" w:hAnsiTheme="minorBidi"/>
          </w:rPr>
          <w:t>NA</w:t>
        </w:r>
      </w:ins>
      <w:ins w:id="1818" w:author="Reza Rahbarghazi" w:date="2023-04-23T08:52:00Z">
        <w:r w:rsidR="005F1E1A" w:rsidRPr="00D64843">
          <w:rPr>
            <w:rFonts w:asciiTheme="minorBidi" w:hAnsiTheme="minorBidi"/>
          </w:rPr>
          <w:t>-21 in PBMCs</w:t>
        </w:r>
        <w:r w:rsidR="005F1E1A">
          <w:rPr>
            <w:rFonts w:asciiTheme="minorBidi" w:hAnsiTheme="minorBidi"/>
          </w:rPr>
          <w:t xml:space="preserve"> is </w:t>
        </w:r>
      </w:ins>
      <w:ins w:id="1819" w:author="Reza Rahbarghazi" w:date="2023-04-23T09:20:00Z">
        <w:r w:rsidR="008B6CEF">
          <w:rPr>
            <w:rFonts w:asciiTheme="minorBidi" w:hAnsiTheme="minorBidi"/>
          </w:rPr>
          <w:t xml:space="preserve">a </w:t>
        </w:r>
      </w:ins>
      <w:ins w:id="1820" w:author="Reza Rahbarghazi" w:date="2023-04-23T08:52:00Z">
        <w:r w:rsidR="005F1E1A">
          <w:rPr>
            <w:rFonts w:asciiTheme="minorBidi" w:hAnsiTheme="minorBidi"/>
          </w:rPr>
          <w:t xml:space="preserve">compensatory </w:t>
        </w:r>
      </w:ins>
      <w:ins w:id="1821" w:author="Reza Rahbarghazi" w:date="2023-04-23T08:53:00Z">
        <w:r w:rsidR="005F1E1A">
          <w:rPr>
            <w:rFonts w:asciiTheme="minorBidi" w:hAnsiTheme="minorBidi"/>
          </w:rPr>
          <w:t>reaction</w:t>
        </w:r>
      </w:ins>
      <w:ins w:id="1822" w:author="Reza Rahbarghazi" w:date="2023-04-23T08:52:00Z">
        <w:r w:rsidR="005F1E1A">
          <w:rPr>
            <w:rFonts w:asciiTheme="minorBidi" w:hAnsiTheme="minorBidi"/>
          </w:rPr>
          <w:t xml:space="preserve"> to reduce T</w:t>
        </w:r>
        <w:r w:rsidR="005F1E1A" w:rsidRPr="005F1E1A">
          <w:rPr>
            <w:rFonts w:asciiTheme="minorBidi" w:hAnsiTheme="minorBidi"/>
            <w:vertAlign w:val="subscript"/>
            <w:rPrChange w:id="1823" w:author="Reza Rahbarghazi" w:date="2023-04-23T08:52:00Z">
              <w:rPr>
                <w:rFonts w:asciiTheme="minorBidi" w:hAnsiTheme="minorBidi"/>
              </w:rPr>
            </w:rPrChange>
          </w:rPr>
          <w:t xml:space="preserve">reg </w:t>
        </w:r>
        <w:r w:rsidR="005F1E1A">
          <w:rPr>
            <w:rFonts w:asciiTheme="minorBidi" w:hAnsiTheme="minorBidi"/>
          </w:rPr>
          <w:t>lymphocyte number</w:t>
        </w:r>
      </w:ins>
      <w:ins w:id="1824" w:author="Reza Rahbarghazi" w:date="2023-04-23T08:53:00Z">
        <w:r w:rsidR="005F1E1A">
          <w:rPr>
            <w:rFonts w:asciiTheme="minorBidi" w:hAnsiTheme="minorBidi"/>
          </w:rPr>
          <w:t xml:space="preserve"> in response to </w:t>
        </w:r>
      </w:ins>
      <w:ins w:id="1825" w:author="Reza Rahbarghazi" w:date="2023-04-23T09:20:00Z">
        <w:r w:rsidR="008B6CEF">
          <w:rPr>
            <w:rFonts w:asciiTheme="minorBidi" w:hAnsiTheme="minorBidi"/>
          </w:rPr>
          <w:t xml:space="preserve">the </w:t>
        </w:r>
      </w:ins>
      <w:ins w:id="1826" w:author="Reza Rahbarghazi" w:date="2023-04-23T08:53:00Z">
        <w:r w:rsidR="005F1E1A">
          <w:rPr>
            <w:rFonts w:asciiTheme="minorBidi" w:hAnsiTheme="minorBidi"/>
          </w:rPr>
          <w:t>reduction of</w:t>
        </w:r>
      </w:ins>
      <w:ins w:id="1827" w:author="Reza Rahbarghazi" w:date="2023-04-23T08:54:00Z">
        <w:r w:rsidR="005F1E1A">
          <w:rPr>
            <w:rFonts w:asciiTheme="minorBidi" w:hAnsiTheme="minorBidi"/>
          </w:rPr>
          <w:t xml:space="preserve"> </w:t>
        </w:r>
        <w:r w:rsidR="005F1E1A" w:rsidRPr="00D64843">
          <w:rPr>
            <w:rFonts w:asciiTheme="minorBidi" w:hAnsiTheme="minorBidi"/>
          </w:rPr>
          <w:t>TGF</w:t>
        </w:r>
      </w:ins>
      <w:ins w:id="1828" w:author="Reza Rahbarghazi" w:date="2023-04-23T08:56:00Z">
        <w:r w:rsidR="00A97094">
          <w:rPr>
            <w:rFonts w:asciiTheme="minorBidi" w:hAnsiTheme="minorBidi"/>
          </w:rPr>
          <w:t>β1</w:t>
        </w:r>
      </w:ins>
      <w:ins w:id="1829" w:author="Reza Rahbarghazi" w:date="2023-04-23T08:54:00Z">
        <w:r w:rsidR="005F1E1A" w:rsidRPr="00D64843">
          <w:rPr>
            <w:rFonts w:asciiTheme="minorBidi" w:hAnsiTheme="minorBidi"/>
          </w:rPr>
          <w:t xml:space="preserve"> secr</w:t>
        </w:r>
        <w:r w:rsidR="00A97094">
          <w:rPr>
            <w:rFonts w:asciiTheme="minorBidi" w:hAnsiTheme="minorBidi"/>
          </w:rPr>
          <w:t>etion into the plasma through a</w:t>
        </w:r>
      </w:ins>
      <w:ins w:id="1830" w:author="Reza Rahbarghazi" w:date="2023-04-23T08:56:00Z">
        <w:r w:rsidR="00A97094" w:rsidRPr="00A97094">
          <w:rPr>
            <w:rFonts w:asciiTheme="minorBidi" w:hAnsiTheme="minorBidi"/>
          </w:rPr>
          <w:t xml:space="preserve"> </w:t>
        </w:r>
        <w:r w:rsidR="00A97094" w:rsidRPr="00D64843">
          <w:rPr>
            <w:rFonts w:asciiTheme="minorBidi" w:hAnsiTheme="minorBidi"/>
          </w:rPr>
          <w:t>TGF</w:t>
        </w:r>
        <w:r w:rsidR="00A97094">
          <w:rPr>
            <w:rFonts w:asciiTheme="minorBidi" w:hAnsiTheme="minorBidi"/>
          </w:rPr>
          <w:t>β1</w:t>
        </w:r>
      </w:ins>
      <w:ins w:id="1831" w:author="Reza Rahbarghazi" w:date="2023-04-23T08:54:00Z">
        <w:r w:rsidR="005F1E1A" w:rsidRPr="00D64843">
          <w:rPr>
            <w:rFonts w:asciiTheme="minorBidi" w:hAnsiTheme="minorBidi"/>
          </w:rPr>
          <w:t>/</w:t>
        </w:r>
      </w:ins>
      <w:ins w:id="1832" w:author="Reza Rahbarghazi" w:date="2023-04-23T08:56:00Z">
        <w:r w:rsidR="00A97094">
          <w:rPr>
            <w:rFonts w:asciiTheme="minorBidi" w:hAnsiTheme="minorBidi"/>
          </w:rPr>
          <w:t>SMAD</w:t>
        </w:r>
      </w:ins>
      <w:ins w:id="1833" w:author="Reza Rahbarghazi" w:date="2023-04-23T08:54:00Z">
        <w:r w:rsidR="005F1E1A" w:rsidRPr="00D64843">
          <w:rPr>
            <w:rFonts w:asciiTheme="minorBidi" w:hAnsiTheme="minorBidi"/>
          </w:rPr>
          <w:t>-independent pathway</w:t>
        </w:r>
        <w:r w:rsidR="00A97094">
          <w:rPr>
            <w:rFonts w:asciiTheme="minorBidi" w:hAnsiTheme="minorBidi"/>
          </w:rPr>
          <w:t xml:space="preserve">. In line with previous and present data, </w:t>
        </w:r>
        <w:r w:rsidR="00A97094" w:rsidRPr="00D64843">
          <w:rPr>
            <w:rFonts w:asciiTheme="minorBidi" w:hAnsiTheme="minorBidi"/>
          </w:rPr>
          <w:t xml:space="preserve">miR-21 </w:t>
        </w:r>
      </w:ins>
      <w:ins w:id="1834" w:author="Reza Rahbarghazi" w:date="2023-04-23T08:55:00Z">
        <w:r w:rsidR="00A97094">
          <w:rPr>
            <w:rFonts w:asciiTheme="minorBidi" w:hAnsiTheme="minorBidi"/>
          </w:rPr>
          <w:t>can modulate the activity of PBMCs following the occurrence of cardiovascular diseases</w:t>
        </w:r>
      </w:ins>
      <w:ins w:id="1835" w:author="Reza Rahbarghazi" w:date="2023-04-23T08:54:00Z">
        <w:r w:rsidR="00A97094">
          <w:rPr>
            <w:rFonts w:asciiTheme="minorBidi" w:hAnsiTheme="minorBidi"/>
          </w:rPr>
          <w:t xml:space="preserve"> </w:t>
        </w:r>
      </w:ins>
      <w:ins w:id="1836" w:author="Reza Rahbarghazi" w:date="2023-04-23T08:53:00Z">
        <w:r w:rsidR="005F1E1A">
          <w:rPr>
            <w:rFonts w:asciiTheme="minorBidi" w:hAnsiTheme="minorBidi"/>
          </w:rPr>
          <w:t xml:space="preserve">  </w:t>
        </w:r>
      </w:ins>
      <w:ins w:id="1837" w:author="Reza Rahbarghazi" w:date="2023-04-23T08:52:00Z">
        <w:r w:rsidR="005F1E1A">
          <w:rPr>
            <w:rFonts w:asciiTheme="minorBidi" w:hAnsiTheme="minorBidi"/>
          </w:rPr>
          <w:t xml:space="preserve"> </w:t>
        </w:r>
      </w:ins>
      <w:ins w:id="1838" w:author="Reza Rahbarghazi" w:date="2023-04-23T08:55:00Z">
        <w:r w:rsidR="00A97094" w:rsidRPr="003E1676">
          <w:rPr>
            <w:rFonts w:asciiTheme="minorBidi" w:hAnsiTheme="minorBidi"/>
          </w:rPr>
          <w:t>(S. Li et al. 2015).</w:t>
        </w:r>
      </w:ins>
      <w:ins w:id="1839" w:author="Reza Rahbarghazi" w:date="2023-04-23T08:56:00Z">
        <w:r w:rsidR="00C75244">
          <w:rPr>
            <w:rFonts w:asciiTheme="minorBidi" w:hAnsiTheme="minorBidi"/>
          </w:rPr>
          <w:t xml:space="preserve"> </w:t>
        </w:r>
      </w:ins>
    </w:p>
    <w:p w:rsidR="00113B1A" w:rsidRPr="00C6552F" w:rsidDel="00A97094" w:rsidRDefault="00B36E4A" w:rsidP="00C75244">
      <w:pPr>
        <w:pStyle w:val="BodyText"/>
        <w:spacing w:line="360" w:lineRule="auto"/>
        <w:ind w:firstLine="720"/>
        <w:jc w:val="both"/>
        <w:rPr>
          <w:del w:id="1840" w:author="Reza Rahbarghazi" w:date="2023-04-23T08:55:00Z"/>
          <w:rFonts w:asciiTheme="minorBidi" w:hAnsiTheme="minorBidi"/>
          <w:rPrChange w:id="1841" w:author="Reza Rahbarghazi" w:date="2023-04-23T07:29:00Z">
            <w:rPr>
              <w:del w:id="1842" w:author="Reza Rahbarghazi" w:date="2023-04-23T08:55:00Z"/>
            </w:rPr>
          </w:rPrChange>
        </w:rPr>
        <w:pPrChange w:id="1843" w:author="Reza Rahbarghazi" w:date="2023-04-23T08:57:00Z">
          <w:pPr>
            <w:pStyle w:val="BodyText"/>
          </w:pPr>
        </w:pPrChange>
      </w:pPr>
      <w:del w:id="1844" w:author="Reza Rahbarghazi" w:date="2023-04-23T08:54:00Z">
        <w:r w:rsidRPr="00C6552F" w:rsidDel="005F1E1A">
          <w:rPr>
            <w:rFonts w:asciiTheme="minorBidi" w:hAnsiTheme="minorBidi"/>
            <w:rPrChange w:id="1845" w:author="Reza Rahbarghazi" w:date="2023-04-23T07:29:00Z">
              <w:rPr/>
            </w:rPrChange>
          </w:rPr>
          <w:delText>One of the main mechanisms that were reported for miR-21 in PBMCs is contribution to a diminished Treg cell population and following decrease in TGF</w:delText>
        </w:r>
        <m:oMath>
          <m:r>
            <w:rPr>
              <w:rFonts w:ascii="Cambria Math" w:hAnsi="Cambria Math"/>
              <w:rPrChange w:id="1846" w:author="Reza Rahbarghazi" w:date="2023-04-23T07:29:00Z">
                <w:rPr>
                  <w:rFonts w:ascii="Cambria Math" w:hAnsi="Cambria Math"/>
                </w:rPr>
              </w:rPrChange>
            </w:rPr>
            <m:t>β1</m:t>
          </m:r>
        </m:oMath>
        <w:r w:rsidRPr="00C6552F" w:rsidDel="005F1E1A">
          <w:rPr>
            <w:rFonts w:asciiTheme="minorBidi" w:hAnsiTheme="minorBidi"/>
            <w:rPrChange w:id="1847" w:author="Reza Rahbarghazi" w:date="2023-04-23T07:29:00Z">
              <w:rPr/>
            </w:rPrChange>
          </w:rPr>
          <w:delText xml:space="preserve"> secretion into the plasma through a TGF</w:delText>
        </w:r>
        <m:oMath>
          <m:r>
            <w:rPr>
              <w:rFonts w:ascii="Cambria Math" w:hAnsi="Cambria Math"/>
              <w:rPrChange w:id="1848" w:author="Reza Rahbarghazi" w:date="2023-04-23T07:29:00Z">
                <w:rPr>
                  <w:rFonts w:ascii="Cambria Math" w:hAnsi="Cambria Math"/>
                </w:rPr>
              </w:rPrChange>
            </w:rPr>
            <m:t>β1</m:t>
          </m:r>
        </m:oMath>
        <w:r w:rsidRPr="00C6552F" w:rsidDel="005F1E1A">
          <w:rPr>
            <w:rFonts w:asciiTheme="minorBidi" w:hAnsiTheme="minorBidi"/>
            <w:rPrChange w:id="1849" w:author="Reza Rahbarghazi" w:date="2023-04-23T07:29:00Z">
              <w:rPr/>
            </w:rPrChange>
          </w:rPr>
          <w:delText xml:space="preserve">/smad-independent pathway. </w:delText>
        </w:r>
      </w:del>
      <w:del w:id="1850" w:author="Reza Rahbarghazi" w:date="2023-04-23T08:55:00Z">
        <w:r w:rsidRPr="00C6552F" w:rsidDel="00A97094">
          <w:rPr>
            <w:rFonts w:asciiTheme="minorBidi" w:hAnsiTheme="minorBidi"/>
            <w:rPrChange w:id="1851" w:author="Reza Rahbarghazi" w:date="2023-04-23T07:29:00Z">
              <w:rPr/>
            </w:rPrChange>
          </w:rPr>
          <w:delText>Therefore, our result is in complete agreement with previous findings about mir-21 role in PBMCs after cardiovascular events (S. Li et al. 2015).</w:delText>
        </w:r>
      </w:del>
    </w:p>
    <w:p w:rsidR="00113B1A" w:rsidRPr="00C6552F" w:rsidRDefault="00B36E4A" w:rsidP="00C75244">
      <w:pPr>
        <w:pStyle w:val="BodyText"/>
        <w:spacing w:line="360" w:lineRule="auto"/>
        <w:jc w:val="both"/>
        <w:rPr>
          <w:rFonts w:asciiTheme="minorBidi" w:hAnsiTheme="minorBidi"/>
          <w:rPrChange w:id="1852" w:author="Reza Rahbarghazi" w:date="2023-04-23T07:29:00Z">
            <w:rPr/>
          </w:rPrChange>
        </w:rPr>
        <w:pPrChange w:id="1853" w:author="Reza Rahbarghazi" w:date="2023-04-23T09:01:00Z">
          <w:pPr>
            <w:pStyle w:val="BodyText"/>
          </w:pPr>
        </w:pPrChange>
      </w:pPr>
      <w:del w:id="1854" w:author="Reza Rahbarghazi" w:date="2023-04-23T08:57:00Z">
        <w:r w:rsidRPr="00C6552F" w:rsidDel="00C75244">
          <w:rPr>
            <w:rFonts w:asciiTheme="minorBidi" w:hAnsiTheme="minorBidi"/>
            <w:rPrChange w:id="1855" w:author="Reza Rahbarghazi" w:date="2023-04-23T07:29:00Z">
              <w:rPr/>
            </w:rPrChange>
          </w:rPr>
          <w:delText>Recently, i</w:delText>
        </w:r>
      </w:del>
      <w:ins w:id="1856" w:author="Reza Rahbarghazi" w:date="2023-04-23T08:57:00Z">
        <w:r w:rsidR="00C75244">
          <w:rPr>
            <w:rFonts w:asciiTheme="minorBidi" w:hAnsiTheme="minorBidi"/>
          </w:rPr>
          <w:t xml:space="preserve">Recent data have supported </w:t>
        </w:r>
      </w:ins>
      <w:del w:id="1857" w:author="Reza Rahbarghazi" w:date="2023-04-23T08:57:00Z">
        <w:r w:rsidRPr="00C6552F" w:rsidDel="00C75244">
          <w:rPr>
            <w:rFonts w:asciiTheme="minorBidi" w:hAnsiTheme="minorBidi"/>
            <w:rPrChange w:id="1858" w:author="Reza Rahbarghazi" w:date="2023-04-23T07:29:00Z">
              <w:rPr/>
            </w:rPrChange>
          </w:rPr>
          <w:delText xml:space="preserve">t has been shown that </w:delText>
        </w:r>
      </w:del>
      <w:ins w:id="1859" w:author="Reza Rahbarghazi" w:date="2023-04-23T08:57:00Z">
        <w:r w:rsidR="00C75244">
          <w:rPr>
            <w:rFonts w:asciiTheme="minorBidi" w:hAnsiTheme="minorBidi"/>
          </w:rPr>
          <w:t xml:space="preserve">the elevation of </w:t>
        </w:r>
      </w:ins>
      <w:r w:rsidRPr="00C6552F">
        <w:rPr>
          <w:rFonts w:asciiTheme="minorBidi" w:hAnsiTheme="minorBidi"/>
          <w:rPrChange w:id="1860" w:author="Reza Rahbarghazi" w:date="2023-04-23T07:29:00Z">
            <w:rPr/>
          </w:rPrChange>
        </w:rPr>
        <w:t xml:space="preserve">miR-32 </w:t>
      </w:r>
      <w:del w:id="1861" w:author="Reza Rahbarghazi" w:date="2023-04-23T08:57:00Z">
        <w:r w:rsidRPr="00C6552F" w:rsidDel="00C75244">
          <w:rPr>
            <w:rFonts w:asciiTheme="minorBidi" w:hAnsiTheme="minorBidi"/>
            <w:rPrChange w:id="1862" w:author="Reza Rahbarghazi" w:date="2023-04-23T07:29:00Z">
              <w:rPr/>
            </w:rPrChange>
          </w:rPr>
          <w:delText xml:space="preserve">is up-regulated </w:delText>
        </w:r>
      </w:del>
      <w:r w:rsidRPr="00C6552F">
        <w:rPr>
          <w:rFonts w:asciiTheme="minorBidi" w:hAnsiTheme="minorBidi"/>
          <w:rPrChange w:id="1863" w:author="Reza Rahbarghazi" w:date="2023-04-23T07:29:00Z">
            <w:rPr/>
          </w:rPrChange>
        </w:rPr>
        <w:t xml:space="preserve">in CAD patients with </w:t>
      </w:r>
      <w:ins w:id="1864" w:author="Reza Rahbarghazi" w:date="2023-04-23T08:57:00Z">
        <w:r w:rsidR="00C75244">
          <w:rPr>
            <w:rFonts w:asciiTheme="minorBidi" w:hAnsiTheme="minorBidi"/>
          </w:rPr>
          <w:t xml:space="preserve">the </w:t>
        </w:r>
        <w:r w:rsidR="00C75244" w:rsidRPr="00E63060">
          <w:rPr>
            <w:rFonts w:asciiTheme="minorBidi" w:hAnsiTheme="minorBidi"/>
          </w:rPr>
          <w:t>calcification</w:t>
        </w:r>
        <w:r w:rsidR="00C75244" w:rsidRPr="00C6552F">
          <w:rPr>
            <w:rFonts w:asciiTheme="minorBidi" w:hAnsiTheme="minorBidi"/>
            <w:rPrChange w:id="1865" w:author="Reza Rahbarghazi" w:date="2023-04-23T07:29:00Z">
              <w:rPr>
                <w:rFonts w:asciiTheme="minorBidi" w:hAnsiTheme="minorBidi"/>
              </w:rPr>
            </w:rPrChange>
          </w:rPr>
          <w:t xml:space="preserve"> </w:t>
        </w:r>
        <w:r w:rsidR="00C75244">
          <w:rPr>
            <w:rFonts w:asciiTheme="minorBidi" w:hAnsiTheme="minorBidi"/>
          </w:rPr>
          <w:t xml:space="preserve">of </w:t>
        </w:r>
      </w:ins>
      <w:r w:rsidRPr="00C6552F">
        <w:rPr>
          <w:rFonts w:asciiTheme="minorBidi" w:hAnsiTheme="minorBidi"/>
          <w:rPrChange w:id="1866" w:author="Reza Rahbarghazi" w:date="2023-04-23T07:29:00Z">
            <w:rPr/>
          </w:rPrChange>
        </w:rPr>
        <w:t>coronary artery</w:t>
      </w:r>
      <w:del w:id="1867" w:author="Reza Rahbarghazi" w:date="2023-04-23T08:57:00Z">
        <w:r w:rsidRPr="00C6552F" w:rsidDel="00C75244">
          <w:rPr>
            <w:rFonts w:asciiTheme="minorBidi" w:hAnsiTheme="minorBidi"/>
            <w:rPrChange w:id="1868" w:author="Reza Rahbarghazi" w:date="2023-04-23T07:29:00Z">
              <w:rPr/>
            </w:rPrChange>
          </w:rPr>
          <w:delText xml:space="preserve"> calcification</w:delText>
        </w:r>
      </w:del>
      <w:r w:rsidRPr="00C6552F">
        <w:rPr>
          <w:rFonts w:asciiTheme="minorBidi" w:hAnsiTheme="minorBidi"/>
          <w:rPrChange w:id="1869" w:author="Reza Rahbarghazi" w:date="2023-04-23T07:29:00Z">
            <w:rPr/>
          </w:rPrChange>
        </w:rPr>
        <w:t xml:space="preserve">. </w:t>
      </w:r>
      <w:ins w:id="1870" w:author="Reza Rahbarghazi" w:date="2023-04-23T08:58:00Z">
        <w:r w:rsidR="00C75244">
          <w:rPr>
            <w:rFonts w:asciiTheme="minorBidi" w:hAnsiTheme="minorBidi"/>
          </w:rPr>
          <w:t xml:space="preserve">Of note, </w:t>
        </w:r>
      </w:ins>
      <w:del w:id="1871" w:author="Reza Rahbarghazi" w:date="2023-04-23T08:57:00Z">
        <w:r w:rsidRPr="00C6552F" w:rsidDel="00C75244">
          <w:rPr>
            <w:rFonts w:asciiTheme="minorBidi" w:hAnsiTheme="minorBidi"/>
            <w:rPrChange w:id="1872" w:author="Reza Rahbarghazi" w:date="2023-04-23T07:29:00Z">
              <w:rPr/>
            </w:rPrChange>
          </w:rPr>
          <w:delText>MiR</w:delText>
        </w:r>
      </w:del>
      <w:ins w:id="1873" w:author="Reza Rahbarghazi" w:date="2023-04-23T08:57:00Z">
        <w:r w:rsidR="00C75244">
          <w:rPr>
            <w:rFonts w:asciiTheme="minorBidi" w:hAnsiTheme="minorBidi"/>
          </w:rPr>
          <w:t>m</w:t>
        </w:r>
        <w:r w:rsidR="00C75244" w:rsidRPr="00C6552F">
          <w:rPr>
            <w:rFonts w:asciiTheme="minorBidi" w:hAnsiTheme="minorBidi"/>
            <w:rPrChange w:id="1874" w:author="Reza Rahbarghazi" w:date="2023-04-23T07:29:00Z">
              <w:rPr/>
            </w:rPrChange>
          </w:rPr>
          <w:t>iR</w:t>
        </w:r>
      </w:ins>
      <w:ins w:id="1875" w:author="Reza Rahbarghazi" w:date="2023-04-23T08:58:00Z">
        <w:r w:rsidR="00C75244">
          <w:rPr>
            <w:rFonts w:asciiTheme="minorBidi" w:hAnsiTheme="minorBidi"/>
          </w:rPr>
          <w:t>NA</w:t>
        </w:r>
      </w:ins>
      <w:r w:rsidRPr="00C6552F">
        <w:rPr>
          <w:rFonts w:asciiTheme="minorBidi" w:hAnsiTheme="minorBidi"/>
          <w:rPrChange w:id="1876" w:author="Reza Rahbarghazi" w:date="2023-04-23T07:29:00Z">
            <w:rPr/>
          </w:rPrChange>
        </w:rPr>
        <w:t xml:space="preserve">-32 </w:t>
      </w:r>
      <w:del w:id="1877" w:author="Reza Rahbarghazi" w:date="2023-04-23T08:58:00Z">
        <w:r w:rsidRPr="00C6552F" w:rsidDel="00C75244">
          <w:rPr>
            <w:rFonts w:asciiTheme="minorBidi" w:hAnsiTheme="minorBidi"/>
            <w:rPrChange w:id="1878" w:author="Reza Rahbarghazi" w:date="2023-04-23T07:29:00Z">
              <w:rPr/>
            </w:rPrChange>
          </w:rPr>
          <w:delText>could be involved in</w:delText>
        </w:r>
      </w:del>
      <w:ins w:id="1879" w:author="Reza Rahbarghazi" w:date="2023-04-23T08:58:00Z">
        <w:r w:rsidR="00C75244">
          <w:rPr>
            <w:rFonts w:asciiTheme="minorBidi" w:hAnsiTheme="minorBidi"/>
          </w:rPr>
          <w:t>stimulates</w:t>
        </w:r>
      </w:ins>
      <w:r w:rsidRPr="00C6552F">
        <w:rPr>
          <w:rFonts w:asciiTheme="minorBidi" w:hAnsiTheme="minorBidi"/>
          <w:rPrChange w:id="1880" w:author="Reza Rahbarghazi" w:date="2023-04-23T07:29:00Z">
            <w:rPr/>
          </w:rPrChange>
        </w:rPr>
        <w:t xml:space="preserve"> </w:t>
      </w:r>
      <w:ins w:id="1881" w:author="Reza Rahbarghazi" w:date="2023-04-23T07:29:00Z">
        <w:r w:rsidR="00C6552F">
          <w:rPr>
            <w:rFonts w:asciiTheme="minorBidi" w:hAnsiTheme="minorBidi"/>
          </w:rPr>
          <w:t xml:space="preserve">the </w:t>
        </w:r>
      </w:ins>
      <w:r w:rsidRPr="00C6552F">
        <w:rPr>
          <w:rFonts w:asciiTheme="minorBidi" w:hAnsiTheme="minorBidi"/>
          <w:rPrChange w:id="1882" w:author="Reza Rahbarghazi" w:date="2023-04-23T07:29:00Z">
            <w:rPr/>
          </w:rPrChange>
        </w:rPr>
        <w:t xml:space="preserve">calcification of </w:t>
      </w:r>
      <w:ins w:id="1883" w:author="Reza Rahbarghazi" w:date="2023-04-23T08:59:00Z">
        <w:r w:rsidR="00C75244">
          <w:rPr>
            <w:rFonts w:asciiTheme="minorBidi" w:hAnsiTheme="minorBidi"/>
          </w:rPr>
          <w:t xml:space="preserve">mouse </w:t>
        </w:r>
      </w:ins>
      <w:r w:rsidRPr="00C6552F">
        <w:rPr>
          <w:rFonts w:asciiTheme="minorBidi" w:hAnsiTheme="minorBidi"/>
          <w:rPrChange w:id="1884" w:author="Reza Rahbarghazi" w:date="2023-04-23T07:29:00Z">
            <w:rPr/>
          </w:rPrChange>
        </w:rPr>
        <w:t xml:space="preserve">vascular smooth muscle through </w:t>
      </w:r>
      <w:ins w:id="1885" w:author="Reza Rahbarghazi" w:date="2023-04-23T08:59:00Z">
        <w:r w:rsidR="00C75244">
          <w:rPr>
            <w:rFonts w:asciiTheme="minorBidi" w:hAnsiTheme="minorBidi"/>
          </w:rPr>
          <w:t xml:space="preserve">the regulation of </w:t>
        </w:r>
      </w:ins>
      <w:r w:rsidRPr="00C6552F">
        <w:rPr>
          <w:rFonts w:asciiTheme="minorBidi" w:hAnsiTheme="minorBidi"/>
          <w:rPrChange w:id="1886" w:author="Reza Rahbarghazi" w:date="2023-04-23T07:29:00Z">
            <w:rPr/>
          </w:rPrChange>
        </w:rPr>
        <w:t xml:space="preserve">bone morphogenetic protein-1, </w:t>
      </w:r>
      <w:del w:id="1887" w:author="Reza Rahbarghazi" w:date="2023-04-23T07:29:00Z">
        <w:r w:rsidRPr="00C6552F" w:rsidDel="00C6552F">
          <w:rPr>
            <w:rFonts w:asciiTheme="minorBidi" w:hAnsiTheme="minorBidi"/>
            <w:rPrChange w:id="1888" w:author="Reza Rahbarghazi" w:date="2023-04-23T07:29:00Z">
              <w:rPr/>
            </w:rPrChange>
          </w:rPr>
          <w:delText xml:space="preserve">runt </w:delText>
        </w:r>
      </w:del>
      <w:ins w:id="1889" w:author="Reza Rahbarghazi" w:date="2023-04-23T07:29:00Z">
        <w:r w:rsidR="00C6552F" w:rsidRPr="00C6552F">
          <w:rPr>
            <w:rFonts w:asciiTheme="minorBidi" w:hAnsiTheme="minorBidi"/>
            <w:rPrChange w:id="1890" w:author="Reza Rahbarghazi" w:date="2023-04-23T07:29:00Z">
              <w:rPr/>
            </w:rPrChange>
          </w:rPr>
          <w:t>runt</w:t>
        </w:r>
        <w:r w:rsidR="00C6552F">
          <w:rPr>
            <w:rFonts w:asciiTheme="minorBidi" w:hAnsiTheme="minorBidi"/>
          </w:rPr>
          <w:t>-</w:t>
        </w:r>
      </w:ins>
      <w:r w:rsidRPr="00C6552F">
        <w:rPr>
          <w:rFonts w:asciiTheme="minorBidi" w:hAnsiTheme="minorBidi"/>
          <w:rPrChange w:id="1891" w:author="Reza Rahbarghazi" w:date="2023-04-23T07:29:00Z">
            <w:rPr/>
          </w:rPrChange>
        </w:rPr>
        <w:t>related transcription factor-2 (RUNX2), osteopontin, and bone-specific phosphoprotein matrix GLA protein</w:t>
      </w:r>
      <w:ins w:id="1892" w:author="Reza Rahbarghazi" w:date="2023-04-23T08:59:00Z">
        <w:r w:rsidR="00C75244">
          <w:rPr>
            <w:rFonts w:asciiTheme="minorBidi" w:hAnsiTheme="minorBidi"/>
          </w:rPr>
          <w:t xml:space="preserve"> </w:t>
        </w:r>
      </w:ins>
      <w:del w:id="1893" w:author="Reza Rahbarghazi" w:date="2023-04-23T08:59:00Z">
        <w:r w:rsidRPr="00C6552F" w:rsidDel="00C75244">
          <w:rPr>
            <w:rFonts w:asciiTheme="minorBidi" w:hAnsiTheme="minorBidi"/>
            <w:rPrChange w:id="1894" w:author="Reza Rahbarghazi" w:date="2023-04-23T07:29:00Z">
              <w:rPr/>
            </w:rPrChange>
          </w:rPr>
          <w:delText xml:space="preserve">, in mice vascular smooth muscle cells </w:delText>
        </w:r>
      </w:del>
      <w:r w:rsidRPr="00C6552F">
        <w:rPr>
          <w:rFonts w:asciiTheme="minorBidi" w:hAnsiTheme="minorBidi"/>
          <w:rPrChange w:id="1895" w:author="Reza Rahbarghazi" w:date="2023-04-23T07:29:00Z">
            <w:rPr/>
          </w:rPrChange>
        </w:rPr>
        <w:t xml:space="preserve">(Liu et al. 2017). </w:t>
      </w:r>
      <w:del w:id="1896" w:author="Reza Rahbarghazi" w:date="2023-04-23T08:59:00Z">
        <w:r w:rsidRPr="00C6552F" w:rsidDel="00C75244">
          <w:rPr>
            <w:rFonts w:asciiTheme="minorBidi" w:hAnsiTheme="minorBidi"/>
            <w:rPrChange w:id="1897" w:author="Reza Rahbarghazi" w:date="2023-04-23T07:29:00Z">
              <w:rPr/>
            </w:rPrChange>
          </w:rPr>
          <w:delText>Although</w:delText>
        </w:r>
      </w:del>
      <w:del w:id="1898" w:author="Reza Rahbarghazi" w:date="2023-04-23T07:29:00Z">
        <w:r w:rsidRPr="00C6552F" w:rsidDel="00C6552F">
          <w:rPr>
            <w:rFonts w:asciiTheme="minorBidi" w:hAnsiTheme="minorBidi"/>
            <w:rPrChange w:id="1899" w:author="Reza Rahbarghazi" w:date="2023-04-23T07:29:00Z">
              <w:rPr/>
            </w:rPrChange>
          </w:rPr>
          <w:delText>,</w:delText>
        </w:r>
      </w:del>
      <w:ins w:id="1900" w:author="Reza Rahbarghazi" w:date="2023-04-23T08:59:00Z">
        <w:r w:rsidR="00C75244">
          <w:rPr>
            <w:rFonts w:asciiTheme="minorBidi" w:hAnsiTheme="minorBidi"/>
          </w:rPr>
          <w:t xml:space="preserve">Likewise, </w:t>
        </w:r>
      </w:ins>
      <w:del w:id="1901" w:author="Reza Rahbarghazi" w:date="2023-04-23T08:59:00Z">
        <w:r w:rsidRPr="00C6552F" w:rsidDel="00C75244">
          <w:rPr>
            <w:rFonts w:asciiTheme="minorBidi" w:hAnsiTheme="minorBidi"/>
            <w:rPrChange w:id="1902" w:author="Reza Rahbarghazi" w:date="2023-04-23T07:29:00Z">
              <w:rPr/>
            </w:rPrChange>
          </w:rPr>
          <w:delText xml:space="preserve"> </w:delText>
        </w:r>
      </w:del>
      <w:r w:rsidRPr="00C6552F">
        <w:rPr>
          <w:rFonts w:asciiTheme="minorBidi" w:hAnsiTheme="minorBidi"/>
          <w:rPrChange w:id="1903" w:author="Reza Rahbarghazi" w:date="2023-04-23T07:29:00Z">
            <w:rPr/>
          </w:rPrChange>
        </w:rPr>
        <w:t xml:space="preserve">there are </w:t>
      </w:r>
      <w:ins w:id="1904" w:author="Reza Rahbarghazi" w:date="2023-04-23T08:59:00Z">
        <w:r w:rsidR="00C75244">
          <w:rPr>
            <w:rFonts w:asciiTheme="minorBidi" w:hAnsiTheme="minorBidi"/>
          </w:rPr>
          <w:t xml:space="preserve">some </w:t>
        </w:r>
      </w:ins>
      <w:r w:rsidRPr="00C6552F">
        <w:rPr>
          <w:rFonts w:asciiTheme="minorBidi" w:hAnsiTheme="minorBidi"/>
          <w:rPrChange w:id="1905" w:author="Reza Rahbarghazi" w:date="2023-04-23T07:29:00Z">
            <w:rPr/>
          </w:rPrChange>
        </w:rPr>
        <w:t xml:space="preserve">reports </w:t>
      </w:r>
      <w:del w:id="1906" w:author="Reza Rahbarghazi" w:date="2023-04-23T08:59:00Z">
        <w:r w:rsidRPr="00C6552F" w:rsidDel="00C75244">
          <w:rPr>
            <w:rFonts w:asciiTheme="minorBidi" w:hAnsiTheme="minorBidi"/>
            <w:rPrChange w:id="1907" w:author="Reza Rahbarghazi" w:date="2023-04-23T07:29:00Z">
              <w:rPr/>
            </w:rPrChange>
          </w:rPr>
          <w:delText xml:space="preserve">of </w:delText>
        </w:r>
      </w:del>
      <w:ins w:id="1908" w:author="Reza Rahbarghazi" w:date="2023-04-23T08:59:00Z">
        <w:r w:rsidR="00C75244">
          <w:rPr>
            <w:rFonts w:asciiTheme="minorBidi" w:hAnsiTheme="minorBidi"/>
          </w:rPr>
          <w:t xml:space="preserve">associated with the activity of </w:t>
        </w:r>
      </w:ins>
      <w:ins w:id="1909" w:author="Reza Rahbarghazi" w:date="2023-04-23T09:00:00Z">
        <w:r w:rsidR="00C75244" w:rsidRPr="00D514A6">
          <w:rPr>
            <w:rFonts w:asciiTheme="minorBidi" w:hAnsiTheme="minorBidi"/>
          </w:rPr>
          <w:t xml:space="preserve">PBMC </w:t>
        </w:r>
      </w:ins>
      <w:del w:id="1910" w:author="Reza Rahbarghazi" w:date="2023-04-23T08:59:00Z">
        <w:r w:rsidRPr="00C6552F" w:rsidDel="00C75244">
          <w:rPr>
            <w:rFonts w:asciiTheme="minorBidi" w:hAnsiTheme="minorBidi"/>
            <w:rPrChange w:id="1911" w:author="Reza Rahbarghazi" w:date="2023-04-23T07:29:00Z">
              <w:rPr/>
            </w:rPrChange>
          </w:rPr>
          <w:delText>m</w:delText>
        </w:r>
      </w:del>
      <w:ins w:id="1912" w:author="Reza Rahbarghazi" w:date="2023-04-23T08:59:00Z">
        <w:r w:rsidR="00C75244">
          <w:rPr>
            <w:rFonts w:asciiTheme="minorBidi" w:hAnsiTheme="minorBidi"/>
          </w:rPr>
          <w:t>miRNA</w:t>
        </w:r>
      </w:ins>
      <w:del w:id="1913" w:author="Reza Rahbarghazi" w:date="2023-04-23T08:59:00Z">
        <w:r w:rsidRPr="00C6552F" w:rsidDel="00C75244">
          <w:rPr>
            <w:rFonts w:asciiTheme="minorBidi" w:hAnsiTheme="minorBidi"/>
            <w:rPrChange w:id="1914" w:author="Reza Rahbarghazi" w:date="2023-04-23T07:29:00Z">
              <w:rPr/>
            </w:rPrChange>
          </w:rPr>
          <w:delText>ir</w:delText>
        </w:r>
      </w:del>
      <w:r w:rsidRPr="00C6552F">
        <w:rPr>
          <w:rFonts w:asciiTheme="minorBidi" w:hAnsiTheme="minorBidi"/>
          <w:rPrChange w:id="1915" w:author="Reza Rahbarghazi" w:date="2023-04-23T07:29:00Z">
            <w:rPr/>
          </w:rPrChange>
        </w:rPr>
        <w:t xml:space="preserve">-32 </w:t>
      </w:r>
      <w:del w:id="1916" w:author="Reza Rahbarghazi" w:date="2023-04-23T09:00:00Z">
        <w:r w:rsidRPr="00C6552F" w:rsidDel="00C75244">
          <w:rPr>
            <w:rFonts w:asciiTheme="minorBidi" w:hAnsiTheme="minorBidi"/>
            <w:rPrChange w:id="1917" w:author="Reza Rahbarghazi" w:date="2023-04-23T07:29:00Z">
              <w:rPr/>
            </w:rPrChange>
          </w:rPr>
          <w:delText xml:space="preserve">activation in PBMCs in </w:delText>
        </w:r>
      </w:del>
      <w:ins w:id="1918" w:author="Reza Rahbarghazi" w:date="2023-04-23T09:00:00Z">
        <w:r w:rsidR="00C75244">
          <w:rPr>
            <w:rFonts w:asciiTheme="minorBidi" w:hAnsiTheme="minorBidi"/>
          </w:rPr>
          <w:t xml:space="preserve">under several </w:t>
        </w:r>
      </w:ins>
      <w:del w:id="1919" w:author="Reza Rahbarghazi" w:date="2023-04-23T09:00:00Z">
        <w:r w:rsidRPr="00C6552F" w:rsidDel="00C75244">
          <w:rPr>
            <w:rFonts w:asciiTheme="minorBidi" w:hAnsiTheme="minorBidi"/>
            <w:rPrChange w:id="1920" w:author="Reza Rahbarghazi" w:date="2023-04-23T07:29:00Z">
              <w:rPr/>
            </w:rPrChange>
          </w:rPr>
          <w:delText xml:space="preserve">different diseases </w:delText>
        </w:r>
      </w:del>
      <w:ins w:id="1921" w:author="Reza Rahbarghazi" w:date="2023-04-23T09:00:00Z">
        <w:r w:rsidR="00C75244">
          <w:rPr>
            <w:rFonts w:asciiTheme="minorBidi" w:hAnsiTheme="minorBidi"/>
          </w:rPr>
          <w:t xml:space="preserve">pathologies </w:t>
        </w:r>
      </w:ins>
      <w:r w:rsidRPr="00C6552F">
        <w:rPr>
          <w:rFonts w:asciiTheme="minorBidi" w:hAnsiTheme="minorBidi"/>
          <w:rPrChange w:id="1922" w:author="Reza Rahbarghazi" w:date="2023-04-23T07:29:00Z">
            <w:rPr/>
          </w:rPrChange>
        </w:rPr>
        <w:t>(Zeng et al. 2021; Wang et al. 2020)</w:t>
      </w:r>
      <w:ins w:id="1923" w:author="Reza Rahbarghazi" w:date="2023-04-23T09:00:00Z">
        <w:r w:rsidR="00C75244">
          <w:rPr>
            <w:rFonts w:asciiTheme="minorBidi" w:hAnsiTheme="minorBidi"/>
          </w:rPr>
          <w:t xml:space="preserve">. The exact role of </w:t>
        </w:r>
      </w:ins>
      <w:del w:id="1924" w:author="Reza Rahbarghazi" w:date="2023-04-23T09:00:00Z">
        <w:r w:rsidRPr="00C6552F" w:rsidDel="00C75244">
          <w:rPr>
            <w:rFonts w:asciiTheme="minorBidi" w:hAnsiTheme="minorBidi"/>
            <w:rPrChange w:id="1925" w:author="Reza Rahbarghazi" w:date="2023-04-23T07:29:00Z">
              <w:rPr/>
            </w:rPrChange>
          </w:rPr>
          <w:delText xml:space="preserve">, its role in </w:delText>
        </w:r>
      </w:del>
      <w:r w:rsidRPr="00C6552F">
        <w:rPr>
          <w:rFonts w:asciiTheme="minorBidi" w:hAnsiTheme="minorBidi"/>
          <w:rPrChange w:id="1926" w:author="Reza Rahbarghazi" w:date="2023-04-23T07:29:00Z">
            <w:rPr/>
          </w:rPrChange>
        </w:rPr>
        <w:t>PBMC</w:t>
      </w:r>
      <w:ins w:id="1927" w:author="Reza Rahbarghazi" w:date="2023-04-23T09:00:00Z">
        <w:r w:rsidR="00C75244">
          <w:rPr>
            <w:rFonts w:asciiTheme="minorBidi" w:hAnsiTheme="minorBidi"/>
          </w:rPr>
          <w:t xml:space="preserve"> </w:t>
        </w:r>
        <w:r w:rsidR="00C75244">
          <w:rPr>
            <w:rFonts w:asciiTheme="minorBidi" w:hAnsiTheme="minorBidi"/>
          </w:rPr>
          <w:t>miRNA</w:t>
        </w:r>
        <w:r w:rsidR="00C75244" w:rsidRPr="00D64843">
          <w:rPr>
            <w:rFonts w:asciiTheme="minorBidi" w:hAnsiTheme="minorBidi"/>
          </w:rPr>
          <w:t xml:space="preserve">-32 </w:t>
        </w:r>
      </w:ins>
      <w:del w:id="1928" w:author="Reza Rahbarghazi" w:date="2023-04-23T09:00:00Z">
        <w:r w:rsidRPr="00C6552F" w:rsidDel="00C75244">
          <w:rPr>
            <w:rFonts w:asciiTheme="minorBidi" w:hAnsiTheme="minorBidi"/>
            <w:rPrChange w:id="1929" w:author="Reza Rahbarghazi" w:date="2023-04-23T07:29:00Z">
              <w:rPr/>
            </w:rPrChange>
          </w:rPr>
          <w:delText xml:space="preserve">s </w:delText>
        </w:r>
      </w:del>
      <w:r w:rsidRPr="00C6552F">
        <w:rPr>
          <w:rFonts w:asciiTheme="minorBidi" w:hAnsiTheme="minorBidi"/>
          <w:rPrChange w:id="1930" w:author="Reza Rahbarghazi" w:date="2023-04-23T07:29:00Z">
            <w:rPr/>
          </w:rPrChange>
        </w:rPr>
        <w:t xml:space="preserve">after cardiovascular events </w:t>
      </w:r>
      <w:ins w:id="1931" w:author="Reza Rahbarghazi" w:date="2023-04-23T09:00:00Z">
        <w:r w:rsidR="00C75244">
          <w:rPr>
            <w:rFonts w:asciiTheme="minorBidi" w:hAnsiTheme="minorBidi"/>
          </w:rPr>
          <w:t xml:space="preserve">remained to </w:t>
        </w:r>
      </w:ins>
      <w:ins w:id="1932" w:author="Reza Rahbarghazi" w:date="2023-04-23T09:01:00Z">
        <w:r w:rsidR="00C75244">
          <w:rPr>
            <w:rFonts w:asciiTheme="minorBidi" w:hAnsiTheme="minorBidi"/>
          </w:rPr>
          <w:t>be elucidated</w:t>
        </w:r>
      </w:ins>
      <w:del w:id="1933" w:author="Reza Rahbarghazi" w:date="2023-04-23T09:01:00Z">
        <w:r w:rsidRPr="00C6552F" w:rsidDel="00C75244">
          <w:rPr>
            <w:rFonts w:asciiTheme="minorBidi" w:hAnsiTheme="minorBidi"/>
            <w:rPrChange w:id="1934" w:author="Reza Rahbarghazi" w:date="2023-04-23T07:29:00Z">
              <w:rPr/>
            </w:rPrChange>
          </w:rPr>
          <w:delText>was not studied extensively</w:delText>
        </w:r>
      </w:del>
      <w:r w:rsidRPr="00C6552F">
        <w:rPr>
          <w:rFonts w:asciiTheme="minorBidi" w:hAnsiTheme="minorBidi"/>
          <w:rPrChange w:id="1935" w:author="Reza Rahbarghazi" w:date="2023-04-23T07:29:00Z">
            <w:rPr/>
          </w:rPrChange>
        </w:rPr>
        <w:t>.</w:t>
      </w:r>
    </w:p>
    <w:p w:rsidR="00113B1A" w:rsidRPr="00C6552F" w:rsidRDefault="00B36E4A" w:rsidP="00B712BC">
      <w:pPr>
        <w:pStyle w:val="BodyText"/>
        <w:spacing w:line="360" w:lineRule="auto"/>
        <w:ind w:firstLine="720"/>
        <w:jc w:val="both"/>
        <w:rPr>
          <w:rFonts w:asciiTheme="minorBidi" w:hAnsiTheme="minorBidi"/>
          <w:rPrChange w:id="1936" w:author="Reza Rahbarghazi" w:date="2023-04-23T07:29:00Z">
            <w:rPr/>
          </w:rPrChange>
        </w:rPr>
        <w:pPrChange w:id="1937" w:author="Reza Rahbarghazi" w:date="2023-04-23T09:07:00Z">
          <w:pPr>
            <w:pStyle w:val="BodyText"/>
          </w:pPr>
        </w:pPrChange>
      </w:pPr>
      <w:del w:id="1938" w:author="Reza Rahbarghazi" w:date="2023-04-23T07:29:00Z">
        <w:r w:rsidRPr="00C6552F" w:rsidDel="00C6552F">
          <w:rPr>
            <w:rFonts w:asciiTheme="minorBidi" w:hAnsiTheme="minorBidi"/>
            <w:rPrChange w:id="1939" w:author="Reza Rahbarghazi" w:date="2023-04-23T07:29:00Z">
              <w:rPr/>
            </w:rPrChange>
          </w:rPr>
          <w:delText>There are many reports</w:delText>
        </w:r>
      </w:del>
      <w:ins w:id="1940" w:author="Reza Rahbarghazi" w:date="2023-04-23T09:02:00Z">
        <w:r w:rsidR="00B712BC">
          <w:rPr>
            <w:rFonts w:asciiTheme="minorBidi" w:hAnsiTheme="minorBidi"/>
          </w:rPr>
          <w:t xml:space="preserve">Molecular analyses have indicated </w:t>
        </w:r>
      </w:ins>
      <w:del w:id="1941" w:author="Reza Rahbarghazi" w:date="2023-04-23T09:02:00Z">
        <w:r w:rsidRPr="00C6552F" w:rsidDel="00B712BC">
          <w:rPr>
            <w:rFonts w:asciiTheme="minorBidi" w:hAnsiTheme="minorBidi"/>
            <w:rPrChange w:id="1942" w:author="Reza Rahbarghazi" w:date="2023-04-23T07:29:00Z">
              <w:rPr/>
            </w:rPrChange>
          </w:rPr>
          <w:delText xml:space="preserve"> indicating </w:delText>
        </w:r>
      </w:del>
      <w:r w:rsidRPr="00C6552F">
        <w:rPr>
          <w:rFonts w:asciiTheme="minorBidi" w:hAnsiTheme="minorBidi"/>
          <w:rPrChange w:id="1943" w:author="Reza Rahbarghazi" w:date="2023-04-23T07:29:00Z">
            <w:rPr/>
          </w:rPrChange>
        </w:rPr>
        <w:t xml:space="preserve">the </w:t>
      </w:r>
      <w:ins w:id="1944" w:author="Reza Rahbarghazi" w:date="2023-04-23T09:03:00Z">
        <w:r w:rsidR="00B712BC">
          <w:rPr>
            <w:rFonts w:asciiTheme="minorBidi" w:hAnsiTheme="minorBidi"/>
          </w:rPr>
          <w:t xml:space="preserve">regulatory </w:t>
        </w:r>
      </w:ins>
      <w:r w:rsidRPr="00C6552F">
        <w:rPr>
          <w:rFonts w:asciiTheme="minorBidi" w:hAnsiTheme="minorBidi"/>
          <w:rPrChange w:id="1945" w:author="Reza Rahbarghazi" w:date="2023-04-23T07:29:00Z">
            <w:rPr/>
          </w:rPrChange>
        </w:rPr>
        <w:t xml:space="preserve">role of miRNAs selected by </w:t>
      </w:r>
      <w:ins w:id="1946" w:author="Reza Rahbarghazi" w:date="2023-04-23T07:29:00Z">
        <w:r w:rsidR="00C6552F">
          <w:rPr>
            <w:rFonts w:asciiTheme="minorBidi" w:hAnsiTheme="minorBidi"/>
          </w:rPr>
          <w:t xml:space="preserve">the </w:t>
        </w:r>
      </w:ins>
      <w:r w:rsidRPr="00C6552F">
        <w:rPr>
          <w:rFonts w:asciiTheme="minorBidi" w:hAnsiTheme="minorBidi"/>
          <w:rPrChange w:id="1947" w:author="Reza Rahbarghazi" w:date="2023-04-23T07:29:00Z">
            <w:rPr/>
          </w:rPrChange>
        </w:rPr>
        <w:t xml:space="preserve">AUC approach in PBMCs after a cardiovascular event. </w:t>
      </w:r>
      <w:ins w:id="1948" w:author="Reza Rahbarghazi" w:date="2023-04-23T09:04:00Z">
        <w:r w:rsidR="00B712BC">
          <w:rPr>
            <w:rFonts w:asciiTheme="minorBidi" w:hAnsiTheme="minorBidi"/>
          </w:rPr>
          <w:t xml:space="preserve">Data analysis indicated that </w:t>
        </w:r>
      </w:ins>
      <w:del w:id="1949" w:author="Reza Rahbarghazi" w:date="2023-04-23T09:03:00Z">
        <w:r w:rsidRPr="00C6552F" w:rsidDel="00B712BC">
          <w:rPr>
            <w:rFonts w:asciiTheme="minorBidi" w:hAnsiTheme="minorBidi"/>
            <w:rPrChange w:id="1950" w:author="Reza Rahbarghazi" w:date="2023-04-23T07:29:00Z">
              <w:rPr/>
            </w:rPrChange>
          </w:rPr>
          <w:lastRenderedPageBreak/>
          <w:delText>M</w:delText>
        </w:r>
      </w:del>
      <w:ins w:id="1951" w:author="Reza Rahbarghazi" w:date="2023-04-23T09:03:00Z">
        <w:r w:rsidR="00B712BC">
          <w:rPr>
            <w:rFonts w:asciiTheme="minorBidi" w:hAnsiTheme="minorBidi"/>
          </w:rPr>
          <w:t>m</w:t>
        </w:r>
      </w:ins>
      <w:r w:rsidRPr="00C6552F">
        <w:rPr>
          <w:rFonts w:asciiTheme="minorBidi" w:hAnsiTheme="minorBidi"/>
          <w:rPrChange w:id="1952" w:author="Reza Rahbarghazi" w:date="2023-04-23T07:29:00Z">
            <w:rPr/>
          </w:rPrChange>
        </w:rPr>
        <w:t>iR</w:t>
      </w:r>
      <w:ins w:id="1953" w:author="Reza Rahbarghazi" w:date="2023-04-23T09:03:00Z">
        <w:r w:rsidR="00B712BC">
          <w:rPr>
            <w:rFonts w:asciiTheme="minorBidi" w:hAnsiTheme="minorBidi"/>
          </w:rPr>
          <w:t>NA</w:t>
        </w:r>
      </w:ins>
      <w:r w:rsidRPr="00C6552F">
        <w:rPr>
          <w:rFonts w:asciiTheme="minorBidi" w:hAnsiTheme="minorBidi"/>
          <w:rPrChange w:id="1954" w:author="Reza Rahbarghazi" w:date="2023-04-23T07:29:00Z">
            <w:rPr/>
          </w:rPrChange>
        </w:rPr>
        <w:t>-21</w:t>
      </w:r>
      <w:ins w:id="1955" w:author="Reza Rahbarghazi" w:date="2023-04-23T09:03:00Z">
        <w:r w:rsidR="00B712BC">
          <w:rPr>
            <w:rFonts w:asciiTheme="minorBidi" w:hAnsiTheme="minorBidi"/>
          </w:rPr>
          <w:t>a</w:t>
        </w:r>
      </w:ins>
      <w:r w:rsidRPr="00C6552F">
        <w:rPr>
          <w:rFonts w:asciiTheme="minorBidi" w:hAnsiTheme="minorBidi"/>
          <w:rPrChange w:id="1956" w:author="Reza Rahbarghazi" w:date="2023-04-23T07:29:00Z">
            <w:rPr/>
          </w:rPrChange>
        </w:rPr>
        <w:t xml:space="preserve"> </w:t>
      </w:r>
      <w:del w:id="1957" w:author="Reza Rahbarghazi" w:date="2023-04-23T09:04:00Z">
        <w:r w:rsidRPr="00C6552F" w:rsidDel="00B712BC">
          <w:rPr>
            <w:rFonts w:asciiTheme="minorBidi" w:hAnsiTheme="minorBidi"/>
            <w:rPrChange w:id="1958" w:author="Reza Rahbarghazi" w:date="2023-04-23T07:29:00Z">
              <w:rPr/>
            </w:rPrChange>
          </w:rPr>
          <w:delText xml:space="preserve">was the common element of two sets and covered earlier. MiR-29a </w:delText>
        </w:r>
      </w:del>
      <w:r w:rsidRPr="00C6552F">
        <w:rPr>
          <w:rFonts w:asciiTheme="minorBidi" w:hAnsiTheme="minorBidi"/>
          <w:rPrChange w:id="1959" w:author="Reza Rahbarghazi" w:date="2023-04-23T07:29:00Z">
            <w:rPr/>
          </w:rPrChange>
        </w:rPr>
        <w:t xml:space="preserve">is significantly up-regulated in CAD patients in comparison to </w:t>
      </w:r>
      <w:del w:id="1960" w:author="Reza Rahbarghazi" w:date="2023-04-23T09:04:00Z">
        <w:r w:rsidRPr="00C6552F" w:rsidDel="00B712BC">
          <w:rPr>
            <w:rFonts w:asciiTheme="minorBidi" w:hAnsiTheme="minorBidi"/>
            <w:rPrChange w:id="1961" w:author="Reza Rahbarghazi" w:date="2023-04-23T07:29:00Z">
              <w:rPr/>
            </w:rPrChange>
          </w:rPr>
          <w:delText xml:space="preserve">both </w:delText>
        </w:r>
      </w:del>
      <w:r w:rsidRPr="00C6552F">
        <w:rPr>
          <w:rFonts w:asciiTheme="minorBidi" w:hAnsiTheme="minorBidi"/>
          <w:rPrChange w:id="1962" w:author="Reza Rahbarghazi" w:date="2023-04-23T07:29:00Z">
            <w:rPr/>
          </w:rPrChange>
        </w:rPr>
        <w:t xml:space="preserve">healthy and MI </w:t>
      </w:r>
      <w:del w:id="1963" w:author="Reza Rahbarghazi" w:date="2023-04-23T09:04:00Z">
        <w:r w:rsidRPr="00C6552F" w:rsidDel="00B712BC">
          <w:rPr>
            <w:rFonts w:asciiTheme="minorBidi" w:hAnsiTheme="minorBidi"/>
            <w:rPrChange w:id="1964" w:author="Reza Rahbarghazi" w:date="2023-04-23T07:29:00Z">
              <w:rPr/>
            </w:rPrChange>
          </w:rPr>
          <w:delText xml:space="preserve">samples </w:delText>
        </w:r>
      </w:del>
      <w:ins w:id="1965" w:author="Reza Rahbarghazi" w:date="2023-04-23T09:04:00Z">
        <w:r w:rsidR="00B712BC">
          <w:rPr>
            <w:rFonts w:asciiTheme="minorBidi" w:hAnsiTheme="minorBidi"/>
          </w:rPr>
          <w:t>groups</w:t>
        </w:r>
        <w:r w:rsidR="00B712BC" w:rsidRPr="00C6552F">
          <w:rPr>
            <w:rFonts w:asciiTheme="minorBidi" w:hAnsiTheme="minorBidi"/>
            <w:rPrChange w:id="1966" w:author="Reza Rahbarghazi" w:date="2023-04-23T07:29:00Z">
              <w:rPr/>
            </w:rPrChange>
          </w:rPr>
          <w:t xml:space="preserve"> </w:t>
        </w:r>
      </w:ins>
      <w:r w:rsidRPr="00C6552F">
        <w:rPr>
          <w:rFonts w:asciiTheme="minorBidi" w:hAnsiTheme="minorBidi"/>
          <w:rPrChange w:id="1967" w:author="Reza Rahbarghazi" w:date="2023-04-23T07:29:00Z">
            <w:rPr/>
          </w:rPrChange>
        </w:rPr>
        <w:t xml:space="preserve">(Table 3.2). </w:t>
      </w:r>
      <w:ins w:id="1968" w:author="Reza Rahbarghazi" w:date="2023-04-23T09:05:00Z">
        <w:r w:rsidR="00B712BC">
          <w:rPr>
            <w:rFonts w:asciiTheme="minorBidi" w:hAnsiTheme="minorBidi"/>
          </w:rPr>
          <w:t>Besides</w:t>
        </w:r>
      </w:ins>
      <w:ins w:id="1969" w:author="Reza Rahbarghazi" w:date="2023-04-23T09:04:00Z">
        <w:r w:rsidR="00B712BC">
          <w:rPr>
            <w:rFonts w:asciiTheme="minorBidi" w:hAnsiTheme="minorBidi"/>
          </w:rPr>
          <w:t xml:space="preserve">, </w:t>
        </w:r>
      </w:ins>
      <w:ins w:id="1970" w:author="Reza Rahbarghazi" w:date="2023-04-23T09:05:00Z">
        <w:r w:rsidR="00B712BC">
          <w:rPr>
            <w:rFonts w:asciiTheme="minorBidi" w:hAnsiTheme="minorBidi"/>
          </w:rPr>
          <w:t xml:space="preserve">this miRNA can be activated </w:t>
        </w:r>
      </w:ins>
      <w:del w:id="1971" w:author="Reza Rahbarghazi" w:date="2023-04-23T09:05:00Z">
        <w:r w:rsidRPr="00C6552F" w:rsidDel="00B712BC">
          <w:rPr>
            <w:rFonts w:asciiTheme="minorBidi" w:hAnsiTheme="minorBidi"/>
            <w:rPrChange w:id="1972" w:author="Reza Rahbarghazi" w:date="2023-04-23T07:29:00Z">
              <w:rPr/>
            </w:rPrChange>
          </w:rPr>
          <w:delText xml:space="preserve">There are reports of its activity </w:delText>
        </w:r>
      </w:del>
      <w:r w:rsidRPr="00C6552F">
        <w:rPr>
          <w:rFonts w:asciiTheme="minorBidi" w:hAnsiTheme="minorBidi"/>
          <w:rPrChange w:id="1973" w:author="Reza Rahbarghazi" w:date="2023-04-23T07:29:00Z">
            <w:rPr/>
          </w:rPrChange>
        </w:rPr>
        <w:t xml:space="preserve">in different diseases (Horita, Farquharson, and Stephen 2021). Increased miR-29a </w:t>
      </w:r>
      <w:ins w:id="1974" w:author="Reza Rahbarghazi" w:date="2023-04-23T09:05:00Z">
        <w:r w:rsidR="00B712BC">
          <w:rPr>
            <w:rFonts w:asciiTheme="minorBidi" w:hAnsiTheme="minorBidi"/>
          </w:rPr>
          <w:t xml:space="preserve">is associated with </w:t>
        </w:r>
      </w:ins>
      <w:del w:id="1975" w:author="Reza Rahbarghazi" w:date="2023-04-23T09:05:00Z">
        <w:r w:rsidRPr="00C6552F" w:rsidDel="00B712BC">
          <w:rPr>
            <w:rFonts w:asciiTheme="minorBidi" w:hAnsiTheme="minorBidi"/>
            <w:rPrChange w:id="1976" w:author="Reza Rahbarghazi" w:date="2023-04-23T07:29:00Z">
              <w:rPr/>
            </w:rPrChange>
          </w:rPr>
          <w:delText>levels were reported as a sign of</w:delText>
        </w:r>
      </w:del>
      <w:ins w:id="1977" w:author="Reza Rahbarghazi" w:date="2023-04-23T09:05:00Z">
        <w:r w:rsidR="00B712BC">
          <w:rPr>
            <w:rFonts w:asciiTheme="minorBidi" w:hAnsiTheme="minorBidi"/>
          </w:rPr>
          <w:t>the progression of</w:t>
        </w:r>
      </w:ins>
      <w:r w:rsidRPr="00C6552F">
        <w:rPr>
          <w:rFonts w:asciiTheme="minorBidi" w:hAnsiTheme="minorBidi"/>
          <w:rPrChange w:id="1978" w:author="Reza Rahbarghazi" w:date="2023-04-23T07:29:00Z">
            <w:rPr/>
          </w:rPrChange>
        </w:rPr>
        <w:t xml:space="preserve"> atherosclerosis, and the combination of miR-29a and ox-LDL </w:t>
      </w:r>
      <w:ins w:id="1979" w:author="Reza Rahbarghazi" w:date="2023-04-23T07:29:00Z">
        <w:r w:rsidR="00C6552F">
          <w:rPr>
            <w:rFonts w:asciiTheme="minorBidi" w:hAnsiTheme="minorBidi"/>
          </w:rPr>
          <w:t xml:space="preserve">was </w:t>
        </w:r>
      </w:ins>
      <w:r w:rsidRPr="00C6552F">
        <w:rPr>
          <w:rFonts w:asciiTheme="minorBidi" w:hAnsiTheme="minorBidi"/>
          <w:rPrChange w:id="1980" w:author="Reza Rahbarghazi" w:date="2023-04-23T07:29:00Z">
            <w:rPr/>
          </w:rPrChange>
        </w:rPr>
        <w:t xml:space="preserve">offered as a </w:t>
      </w:r>
      <w:ins w:id="1981" w:author="Reza Rahbarghazi" w:date="2023-04-23T09:06:00Z">
        <w:r w:rsidR="00B712BC">
          <w:rPr>
            <w:rFonts w:asciiTheme="minorBidi" w:hAnsiTheme="minorBidi"/>
          </w:rPr>
          <w:t xml:space="preserve">valid </w:t>
        </w:r>
      </w:ins>
      <w:r w:rsidRPr="00C6552F">
        <w:rPr>
          <w:rFonts w:asciiTheme="minorBidi" w:hAnsiTheme="minorBidi"/>
          <w:rPrChange w:id="1982" w:author="Reza Rahbarghazi" w:date="2023-04-23T07:29:00Z">
            <w:rPr/>
          </w:rPrChange>
        </w:rPr>
        <w:t xml:space="preserve">biomarker set </w:t>
      </w:r>
      <w:del w:id="1983" w:author="Reza Rahbarghazi" w:date="2023-04-23T09:06:00Z">
        <w:r w:rsidRPr="00C6552F" w:rsidDel="00B712BC">
          <w:rPr>
            <w:rFonts w:asciiTheme="minorBidi" w:hAnsiTheme="minorBidi"/>
            <w:rPrChange w:id="1984" w:author="Reza Rahbarghazi" w:date="2023-04-23T07:29:00Z">
              <w:rPr/>
            </w:rPrChange>
          </w:rPr>
          <w:delText xml:space="preserve">for this disease </w:delText>
        </w:r>
      </w:del>
      <w:ins w:id="1985" w:author="Reza Rahbarghazi" w:date="2023-04-23T09:06:00Z">
        <w:r w:rsidR="00B712BC">
          <w:rPr>
            <w:rFonts w:asciiTheme="minorBidi" w:hAnsiTheme="minorBidi"/>
          </w:rPr>
          <w:t xml:space="preserve">paraclinical classification </w:t>
        </w:r>
      </w:ins>
      <w:r w:rsidRPr="00C6552F">
        <w:rPr>
          <w:rFonts w:asciiTheme="minorBidi" w:hAnsiTheme="minorBidi"/>
          <w:rPrChange w:id="1986" w:author="Reza Rahbarghazi" w:date="2023-04-23T07:29:00Z">
            <w:rPr/>
          </w:rPrChange>
        </w:rPr>
        <w:t xml:space="preserve">(Huang et al. 2016). However, the role of miR-29a in </w:t>
      </w:r>
      <w:ins w:id="1987" w:author="Reza Rahbarghazi" w:date="2023-04-23T09:06:00Z">
        <w:r w:rsidR="00B712BC">
          <w:rPr>
            <w:rFonts w:asciiTheme="minorBidi" w:hAnsiTheme="minorBidi"/>
          </w:rPr>
          <w:t xml:space="preserve">the function of </w:t>
        </w:r>
      </w:ins>
      <w:r w:rsidRPr="00C6552F">
        <w:rPr>
          <w:rFonts w:asciiTheme="minorBidi" w:hAnsiTheme="minorBidi"/>
          <w:rPrChange w:id="1988" w:author="Reza Rahbarghazi" w:date="2023-04-23T07:29:00Z">
            <w:rPr/>
          </w:rPrChange>
        </w:rPr>
        <w:t>PBMCs in CAD patient</w:t>
      </w:r>
      <w:ins w:id="1989" w:author="Reza Rahbarghazi" w:date="2023-04-23T07:29:00Z">
        <w:r w:rsidR="00C6552F">
          <w:rPr>
            <w:rFonts w:asciiTheme="minorBidi" w:hAnsiTheme="minorBidi"/>
          </w:rPr>
          <w:t>s</w:t>
        </w:r>
      </w:ins>
      <w:r w:rsidRPr="00C6552F">
        <w:rPr>
          <w:rFonts w:asciiTheme="minorBidi" w:hAnsiTheme="minorBidi"/>
          <w:rPrChange w:id="1990" w:author="Reza Rahbarghazi" w:date="2023-04-23T07:29:00Z">
            <w:rPr/>
          </w:rPrChange>
        </w:rPr>
        <w:t xml:space="preserve"> </w:t>
      </w:r>
      <w:del w:id="1991" w:author="Reza Rahbarghazi" w:date="2023-04-23T09:07:00Z">
        <w:r w:rsidRPr="00C6552F" w:rsidDel="00B712BC">
          <w:rPr>
            <w:rFonts w:asciiTheme="minorBidi" w:hAnsiTheme="minorBidi"/>
            <w:rPrChange w:id="1992" w:author="Reza Rahbarghazi" w:date="2023-04-23T07:29:00Z">
              <w:rPr/>
            </w:rPrChange>
          </w:rPr>
          <w:delText xml:space="preserve">was </w:delText>
        </w:r>
      </w:del>
      <w:ins w:id="1993" w:author="Reza Rahbarghazi" w:date="2023-04-23T09:07:00Z">
        <w:r w:rsidR="00B712BC">
          <w:rPr>
            <w:rFonts w:asciiTheme="minorBidi" w:hAnsiTheme="minorBidi"/>
          </w:rPr>
          <w:t xml:space="preserve">has </w:t>
        </w:r>
      </w:ins>
      <w:r w:rsidRPr="00C6552F">
        <w:rPr>
          <w:rFonts w:asciiTheme="minorBidi" w:hAnsiTheme="minorBidi"/>
          <w:rPrChange w:id="1994" w:author="Reza Rahbarghazi" w:date="2023-04-23T07:29:00Z">
            <w:rPr/>
          </w:rPrChange>
        </w:rPr>
        <w:t xml:space="preserve">not </w:t>
      </w:r>
      <w:ins w:id="1995" w:author="Reza Rahbarghazi" w:date="2023-04-23T09:07:00Z">
        <w:r w:rsidR="00B712BC">
          <w:rPr>
            <w:rFonts w:asciiTheme="minorBidi" w:hAnsiTheme="minorBidi"/>
          </w:rPr>
          <w:t xml:space="preserve">been </w:t>
        </w:r>
      </w:ins>
      <w:r w:rsidRPr="00C6552F">
        <w:rPr>
          <w:rFonts w:asciiTheme="minorBidi" w:hAnsiTheme="minorBidi"/>
          <w:rPrChange w:id="1996" w:author="Reza Rahbarghazi" w:date="2023-04-23T07:29:00Z">
            <w:rPr/>
          </w:rPrChange>
        </w:rPr>
        <w:t>completely examined.</w:t>
      </w:r>
    </w:p>
    <w:p w:rsidR="00113B1A" w:rsidRPr="00C6552F" w:rsidRDefault="00B36E4A" w:rsidP="00B712BC">
      <w:pPr>
        <w:pStyle w:val="BodyText"/>
        <w:spacing w:line="360" w:lineRule="auto"/>
        <w:jc w:val="both"/>
        <w:rPr>
          <w:rFonts w:asciiTheme="minorBidi" w:hAnsiTheme="minorBidi"/>
          <w:rPrChange w:id="1997" w:author="Reza Rahbarghazi" w:date="2023-04-23T07:29:00Z">
            <w:rPr/>
          </w:rPrChange>
        </w:rPr>
        <w:pPrChange w:id="1998" w:author="Reza Rahbarghazi" w:date="2023-04-23T09:09:00Z">
          <w:pPr>
            <w:pStyle w:val="BodyText"/>
          </w:pPr>
        </w:pPrChange>
      </w:pPr>
      <w:r w:rsidRPr="00C6552F">
        <w:rPr>
          <w:rFonts w:asciiTheme="minorBidi" w:hAnsiTheme="minorBidi"/>
          <w:rPrChange w:id="1999" w:author="Reza Rahbarghazi" w:date="2023-04-23T07:29:00Z">
            <w:rPr/>
          </w:rPrChange>
        </w:rPr>
        <w:t xml:space="preserve">According to </w:t>
      </w:r>
      <w:ins w:id="2000" w:author="Reza Rahbarghazi" w:date="2023-04-23T09:20:00Z">
        <w:r w:rsidR="008B6CEF">
          <w:rPr>
            <w:rFonts w:asciiTheme="minorBidi" w:hAnsiTheme="minorBidi"/>
          </w:rPr>
          <w:t xml:space="preserve">the </w:t>
        </w:r>
      </w:ins>
      <w:ins w:id="2001" w:author="Reza Rahbarghazi" w:date="2023-04-23T09:07:00Z">
        <w:r w:rsidR="00B712BC">
          <w:rPr>
            <w:rFonts w:asciiTheme="minorBidi" w:hAnsiTheme="minorBidi"/>
          </w:rPr>
          <w:t>present data (</w:t>
        </w:r>
      </w:ins>
      <w:r w:rsidRPr="00C6552F">
        <w:rPr>
          <w:rFonts w:asciiTheme="minorBidi" w:hAnsiTheme="minorBidi"/>
          <w:rPrChange w:id="2002" w:author="Reza Rahbarghazi" w:date="2023-04-23T07:29:00Z">
            <w:rPr/>
          </w:rPrChange>
        </w:rPr>
        <w:t>Table 3.2</w:t>
      </w:r>
      <w:ins w:id="2003" w:author="Reza Rahbarghazi" w:date="2023-04-23T09:07:00Z">
        <w:r w:rsidR="00B712BC">
          <w:rPr>
            <w:rFonts w:asciiTheme="minorBidi" w:hAnsiTheme="minorBidi"/>
          </w:rPr>
          <w:t xml:space="preserve">), </w:t>
        </w:r>
      </w:ins>
      <w:ins w:id="2004" w:author="Reza Rahbarghazi" w:date="2023-04-23T09:20:00Z">
        <w:r w:rsidR="008B6CEF">
          <w:rPr>
            <w:rFonts w:asciiTheme="minorBidi" w:hAnsiTheme="minorBidi"/>
          </w:rPr>
          <w:t xml:space="preserve">the </w:t>
        </w:r>
      </w:ins>
      <w:del w:id="2005" w:author="Reza Rahbarghazi" w:date="2023-04-23T09:07:00Z">
        <w:r w:rsidRPr="00C6552F" w:rsidDel="00B712BC">
          <w:rPr>
            <w:rFonts w:asciiTheme="minorBidi" w:hAnsiTheme="minorBidi"/>
            <w:rPrChange w:id="2006" w:author="Reza Rahbarghazi" w:date="2023-04-23T07:29:00Z">
              <w:rPr/>
            </w:rPrChange>
          </w:rPr>
          <w:delText xml:space="preserve"> </w:delText>
        </w:r>
      </w:del>
      <w:r w:rsidRPr="00C6552F">
        <w:rPr>
          <w:rFonts w:asciiTheme="minorBidi" w:hAnsiTheme="minorBidi"/>
          <w:rPrChange w:id="2007" w:author="Reza Rahbarghazi" w:date="2023-04-23T07:29:00Z">
            <w:rPr/>
          </w:rPrChange>
        </w:rPr>
        <w:t>difference in miR</w:t>
      </w:r>
      <w:ins w:id="2008" w:author="Reza Rahbarghazi" w:date="2023-04-23T09:07:00Z">
        <w:r w:rsidR="00B712BC">
          <w:rPr>
            <w:rFonts w:asciiTheme="minorBidi" w:hAnsiTheme="minorBidi"/>
          </w:rPr>
          <w:t>NA</w:t>
        </w:r>
      </w:ins>
      <w:r w:rsidRPr="00C6552F">
        <w:rPr>
          <w:rFonts w:asciiTheme="minorBidi" w:hAnsiTheme="minorBidi"/>
          <w:rPrChange w:id="2009" w:author="Reza Rahbarghazi" w:date="2023-04-23T07:29:00Z">
            <w:rPr/>
          </w:rPrChange>
        </w:rPr>
        <w:t xml:space="preserve">-142 expression between MI/Healthy and CAD/Healthy was not significant, but </w:t>
      </w:r>
      <w:del w:id="2010" w:author="Reza Rahbarghazi" w:date="2023-04-23T09:08:00Z">
        <w:r w:rsidRPr="00C6552F" w:rsidDel="00B712BC">
          <w:rPr>
            <w:rFonts w:asciiTheme="minorBidi" w:hAnsiTheme="minorBidi"/>
            <w:rPrChange w:id="2011" w:author="Reza Rahbarghazi" w:date="2023-04-23T07:29:00Z">
              <w:rPr/>
            </w:rPrChange>
          </w:rPr>
          <w:delText xml:space="preserve">it </w:delText>
        </w:r>
      </w:del>
      <w:ins w:id="2012" w:author="Reza Rahbarghazi" w:date="2023-04-23T09:08:00Z">
        <w:r w:rsidR="00B712BC">
          <w:rPr>
            <w:rFonts w:asciiTheme="minorBidi" w:hAnsiTheme="minorBidi"/>
          </w:rPr>
          <w:t xml:space="preserve">these values reached statistically significant </w:t>
        </w:r>
      </w:ins>
      <w:del w:id="2013" w:author="Reza Rahbarghazi" w:date="2023-04-23T09:08:00Z">
        <w:r w:rsidRPr="00C6552F" w:rsidDel="00B712BC">
          <w:rPr>
            <w:rFonts w:asciiTheme="minorBidi" w:hAnsiTheme="minorBidi"/>
            <w:rPrChange w:id="2014" w:author="Reza Rahbarghazi" w:date="2023-04-23T07:29:00Z">
              <w:rPr/>
            </w:rPrChange>
          </w:rPr>
          <w:delText xml:space="preserve">was significant in between </w:delText>
        </w:r>
      </w:del>
      <w:ins w:id="2015" w:author="Reza Rahbarghazi" w:date="2023-04-23T09:08:00Z">
        <w:r w:rsidR="00B712BC">
          <w:rPr>
            <w:rFonts w:asciiTheme="minorBidi" w:hAnsiTheme="minorBidi"/>
          </w:rPr>
          <w:t xml:space="preserve">in </w:t>
        </w:r>
      </w:ins>
      <w:r w:rsidRPr="00C6552F">
        <w:rPr>
          <w:rFonts w:asciiTheme="minorBidi" w:hAnsiTheme="minorBidi"/>
          <w:rPrChange w:id="2016" w:author="Reza Rahbarghazi" w:date="2023-04-23T07:29:00Z">
            <w:rPr/>
          </w:rPrChange>
        </w:rPr>
        <w:t>MI</w:t>
      </w:r>
      <w:del w:id="2017" w:author="Reza Rahbarghazi" w:date="2023-04-23T09:08:00Z">
        <w:r w:rsidRPr="00C6552F" w:rsidDel="00B712BC">
          <w:rPr>
            <w:rFonts w:asciiTheme="minorBidi" w:hAnsiTheme="minorBidi"/>
            <w:rPrChange w:id="2018" w:author="Reza Rahbarghazi" w:date="2023-04-23T07:29:00Z">
              <w:rPr/>
            </w:rPrChange>
          </w:rPr>
          <w:delText>/</w:delText>
        </w:r>
      </w:del>
      <w:ins w:id="2019" w:author="Reza Rahbarghazi" w:date="2023-04-23T09:08:00Z">
        <w:r w:rsidR="00B712BC">
          <w:rPr>
            <w:rFonts w:asciiTheme="minorBidi" w:hAnsiTheme="minorBidi"/>
          </w:rPr>
          <w:t xml:space="preserve"> as compared to </w:t>
        </w:r>
      </w:ins>
      <w:r w:rsidRPr="00C6552F">
        <w:rPr>
          <w:rFonts w:asciiTheme="minorBidi" w:hAnsiTheme="minorBidi"/>
          <w:rPrChange w:id="2020" w:author="Reza Rahbarghazi" w:date="2023-04-23T07:29:00Z">
            <w:rPr/>
          </w:rPrChange>
        </w:rPr>
        <w:t>CAD. Based on different reports, miR</w:t>
      </w:r>
      <w:ins w:id="2021" w:author="Reza Rahbarghazi" w:date="2023-04-23T09:08:00Z">
        <w:r w:rsidR="00B712BC">
          <w:rPr>
            <w:rFonts w:asciiTheme="minorBidi" w:hAnsiTheme="minorBidi"/>
          </w:rPr>
          <w:t>NA</w:t>
        </w:r>
      </w:ins>
      <w:r w:rsidRPr="00C6552F">
        <w:rPr>
          <w:rFonts w:asciiTheme="minorBidi" w:hAnsiTheme="minorBidi"/>
          <w:rPrChange w:id="2022" w:author="Reza Rahbarghazi" w:date="2023-04-23T07:29:00Z">
            <w:rPr/>
          </w:rPrChange>
        </w:rPr>
        <w:t xml:space="preserve">-142 is </w:t>
      </w:r>
      <w:ins w:id="2023" w:author="Reza Rahbarghazi" w:date="2023-04-23T09:09:00Z">
        <w:r w:rsidR="00B712BC">
          <w:rPr>
            <w:rFonts w:asciiTheme="minorBidi" w:hAnsiTheme="minorBidi"/>
          </w:rPr>
          <w:t xml:space="preserve">commonly </w:t>
        </w:r>
      </w:ins>
      <w:r w:rsidRPr="00C6552F">
        <w:rPr>
          <w:rFonts w:asciiTheme="minorBidi" w:hAnsiTheme="minorBidi"/>
          <w:rPrChange w:id="2024" w:author="Reza Rahbarghazi" w:date="2023-04-23T07:29:00Z">
            <w:rPr/>
          </w:rPrChange>
        </w:rPr>
        <w:t xml:space="preserve">active in PBMCs. </w:t>
      </w:r>
      <w:del w:id="2025" w:author="Reza Rahbarghazi" w:date="2023-04-23T09:09:00Z">
        <w:r w:rsidRPr="00C6552F" w:rsidDel="00B712BC">
          <w:rPr>
            <w:rFonts w:asciiTheme="minorBidi" w:hAnsiTheme="minorBidi"/>
            <w:rPrChange w:id="2026" w:author="Reza Rahbarghazi" w:date="2023-04-23T07:29:00Z">
              <w:rPr/>
            </w:rPrChange>
          </w:rPr>
          <w:delText xml:space="preserve">It </w:delText>
        </w:r>
      </w:del>
      <w:ins w:id="2027" w:author="Reza Rahbarghazi" w:date="2023-04-23T09:09:00Z">
        <w:r w:rsidR="00B712BC">
          <w:rPr>
            <w:rFonts w:asciiTheme="minorBidi" w:hAnsiTheme="minorBidi"/>
          </w:rPr>
          <w:t xml:space="preserve">This miRNA </w:t>
        </w:r>
      </w:ins>
      <w:r w:rsidRPr="00C6552F">
        <w:rPr>
          <w:rFonts w:asciiTheme="minorBidi" w:hAnsiTheme="minorBidi"/>
          <w:rPrChange w:id="2028" w:author="Reza Rahbarghazi" w:date="2023-04-23T07:29:00Z">
            <w:rPr/>
          </w:rPrChange>
        </w:rPr>
        <w:t xml:space="preserve">directly targets and inhibits the expression of Adenomatous Polyposis Coli, a negative WNT signaling pathway regulator, contributing to the activation of </w:t>
      </w:r>
      <w:ins w:id="2029" w:author="Reza Rahbarghazi" w:date="2023-04-23T09:20:00Z">
        <w:r w:rsidR="008B6CEF">
          <w:rPr>
            <w:rFonts w:asciiTheme="minorBidi" w:hAnsiTheme="minorBidi"/>
          </w:rPr>
          <w:t xml:space="preserve">the </w:t>
        </w:r>
      </w:ins>
      <w:r w:rsidRPr="00C6552F">
        <w:rPr>
          <w:rFonts w:asciiTheme="minorBidi" w:hAnsiTheme="minorBidi"/>
          <w:rPrChange w:id="2030" w:author="Reza Rahbarghazi" w:date="2023-04-23T07:29:00Z">
            <w:rPr/>
          </w:rPrChange>
        </w:rPr>
        <w:t xml:space="preserve">WNT signaling pathway and cardiac fibroblast activation after </w:t>
      </w:r>
      <w:del w:id="2031" w:author="Reza Rahbarghazi" w:date="2023-04-23T09:09:00Z">
        <w:r w:rsidRPr="00C6552F" w:rsidDel="00B712BC">
          <w:rPr>
            <w:rFonts w:asciiTheme="minorBidi" w:hAnsiTheme="minorBidi"/>
            <w:rPrChange w:id="2032" w:author="Reza Rahbarghazi" w:date="2023-04-23T07:29:00Z">
              <w:rPr/>
            </w:rPrChange>
          </w:rPr>
          <w:delText xml:space="preserve">MI </w:delText>
        </w:r>
      </w:del>
      <w:ins w:id="2033" w:author="Reza Rahbarghazi" w:date="2023-04-23T09:09:00Z">
        <w:r w:rsidR="00B712BC">
          <w:rPr>
            <w:rFonts w:asciiTheme="minorBidi" w:hAnsiTheme="minorBidi"/>
          </w:rPr>
          <w:t xml:space="preserve">myocardial ischemia </w:t>
        </w:r>
      </w:ins>
      <w:r w:rsidRPr="00C6552F">
        <w:rPr>
          <w:rFonts w:asciiTheme="minorBidi" w:hAnsiTheme="minorBidi"/>
          <w:rPrChange w:id="2034" w:author="Reza Rahbarghazi" w:date="2023-04-23T07:29:00Z">
            <w:rPr/>
          </w:rPrChange>
        </w:rPr>
        <w:t>(Cai et al. 2020).</w:t>
      </w:r>
    </w:p>
    <w:p w:rsidR="00113B1A" w:rsidRPr="00C6552F" w:rsidRDefault="00B712BC" w:rsidP="008B6CEF">
      <w:pPr>
        <w:pStyle w:val="BodyText"/>
        <w:spacing w:line="360" w:lineRule="auto"/>
        <w:ind w:firstLine="720"/>
        <w:jc w:val="both"/>
        <w:rPr>
          <w:rFonts w:asciiTheme="minorBidi" w:hAnsiTheme="minorBidi"/>
          <w:rPrChange w:id="2035" w:author="Reza Rahbarghazi" w:date="2023-04-23T07:29:00Z">
            <w:rPr/>
          </w:rPrChange>
        </w:rPr>
        <w:pPrChange w:id="2036" w:author="Reza Rahbarghazi" w:date="2023-04-23T09:20:00Z">
          <w:pPr>
            <w:pStyle w:val="BodyText"/>
          </w:pPr>
        </w:pPrChange>
      </w:pPr>
      <w:ins w:id="2037" w:author="Reza Rahbarghazi" w:date="2023-04-23T09:10:00Z">
        <w:r>
          <w:rPr>
            <w:rFonts w:asciiTheme="minorBidi" w:hAnsiTheme="minorBidi"/>
          </w:rPr>
          <w:t xml:space="preserve">We also noted that </w:t>
        </w:r>
      </w:ins>
      <w:del w:id="2038" w:author="Reza Rahbarghazi" w:date="2023-04-23T09:10:00Z">
        <w:r w:rsidR="00B36E4A" w:rsidRPr="00C6552F" w:rsidDel="00B712BC">
          <w:rPr>
            <w:rFonts w:asciiTheme="minorBidi" w:hAnsiTheme="minorBidi"/>
            <w:rPrChange w:id="2039" w:author="Reza Rahbarghazi" w:date="2023-04-23T07:29:00Z">
              <w:rPr/>
            </w:rPrChange>
          </w:rPr>
          <w:delText xml:space="preserve">In both approaches, </w:delText>
        </w:r>
      </w:del>
      <w:r w:rsidR="00B36E4A" w:rsidRPr="00C6552F">
        <w:rPr>
          <w:rFonts w:asciiTheme="minorBidi" w:hAnsiTheme="minorBidi"/>
          <w:rPrChange w:id="2040" w:author="Reza Rahbarghazi" w:date="2023-04-23T07:29:00Z">
            <w:rPr/>
          </w:rPrChange>
        </w:rPr>
        <w:t xml:space="preserve">miR-155 is the only down-regulated miRNA </w:t>
      </w:r>
      <w:del w:id="2041" w:author="Reza Rahbarghazi" w:date="2023-04-23T09:10:00Z">
        <w:r w:rsidR="00B36E4A" w:rsidRPr="00C6552F" w:rsidDel="00B712BC">
          <w:rPr>
            <w:rFonts w:asciiTheme="minorBidi" w:hAnsiTheme="minorBidi"/>
            <w:rPrChange w:id="2042" w:author="Reza Rahbarghazi" w:date="2023-04-23T07:29:00Z">
              <w:rPr/>
            </w:rPrChange>
          </w:rPr>
          <w:delText xml:space="preserve">in </w:delText>
        </w:r>
      </w:del>
      <w:ins w:id="2043" w:author="Reza Rahbarghazi" w:date="2023-04-23T09:10:00Z">
        <w:r>
          <w:rPr>
            <w:rFonts w:asciiTheme="minorBidi" w:hAnsiTheme="minorBidi"/>
          </w:rPr>
          <w:t xml:space="preserve">among </w:t>
        </w:r>
      </w:ins>
      <w:r w:rsidR="00B36E4A" w:rsidRPr="00C6552F">
        <w:rPr>
          <w:rFonts w:asciiTheme="minorBidi" w:hAnsiTheme="minorBidi"/>
          <w:rPrChange w:id="2044" w:author="Reza Rahbarghazi" w:date="2023-04-23T07:29:00Z">
            <w:rPr/>
          </w:rPrChange>
        </w:rPr>
        <w:t>all miRNAs between CA</w:t>
      </w:r>
      <w:del w:id="2045" w:author="Reza Rahbarghazi" w:date="2023-04-23T09:10:00Z">
        <w:r w:rsidR="00B36E4A" w:rsidRPr="00C6552F" w:rsidDel="00B712BC">
          <w:rPr>
            <w:rFonts w:asciiTheme="minorBidi" w:hAnsiTheme="minorBidi"/>
            <w:rPrChange w:id="2046" w:author="Reza Rahbarghazi" w:date="2023-04-23T07:29:00Z">
              <w:rPr/>
            </w:rPrChange>
          </w:rPr>
          <w:delText>d</w:delText>
        </w:r>
      </w:del>
      <w:ins w:id="2047" w:author="Reza Rahbarghazi" w:date="2023-04-23T09:10:00Z">
        <w:r>
          <w:rPr>
            <w:rFonts w:asciiTheme="minorBidi" w:hAnsiTheme="minorBidi"/>
          </w:rPr>
          <w:t>D</w:t>
        </w:r>
      </w:ins>
      <w:r w:rsidR="00B36E4A" w:rsidRPr="00C6552F">
        <w:rPr>
          <w:rFonts w:asciiTheme="minorBidi" w:hAnsiTheme="minorBidi"/>
          <w:rPrChange w:id="2048" w:author="Reza Rahbarghazi" w:date="2023-04-23T07:29:00Z">
            <w:rPr/>
          </w:rPrChange>
        </w:rPr>
        <w:t xml:space="preserve"> and MI </w:t>
      </w:r>
      <w:ins w:id="2049" w:author="Reza Rahbarghazi" w:date="2023-04-23T09:10:00Z">
        <w:r>
          <w:rPr>
            <w:rFonts w:asciiTheme="minorBidi" w:hAnsiTheme="minorBidi"/>
          </w:rPr>
          <w:t xml:space="preserve">samples </w:t>
        </w:r>
      </w:ins>
      <w:r w:rsidR="00B36E4A" w:rsidRPr="00C6552F">
        <w:rPr>
          <w:rFonts w:asciiTheme="minorBidi" w:hAnsiTheme="minorBidi"/>
          <w:rPrChange w:id="2050" w:author="Reza Rahbarghazi" w:date="2023-04-23T07:29:00Z">
            <w:rPr/>
          </w:rPrChange>
        </w:rPr>
        <w:t xml:space="preserve">in comparison with healthy </w:t>
      </w:r>
      <w:del w:id="2051" w:author="Reza Rahbarghazi" w:date="2023-04-23T09:10:00Z">
        <w:r w:rsidR="00B36E4A" w:rsidRPr="00C6552F" w:rsidDel="00B712BC">
          <w:rPr>
            <w:rFonts w:asciiTheme="minorBidi" w:hAnsiTheme="minorBidi"/>
            <w:rPrChange w:id="2052" w:author="Reza Rahbarghazi" w:date="2023-04-23T07:29:00Z">
              <w:rPr/>
            </w:rPrChange>
          </w:rPr>
          <w:delText xml:space="preserve">samples </w:delText>
        </w:r>
      </w:del>
      <w:ins w:id="2053" w:author="Reza Rahbarghazi" w:date="2023-04-23T09:10:00Z">
        <w:r>
          <w:rPr>
            <w:rFonts w:asciiTheme="minorBidi" w:hAnsiTheme="minorBidi"/>
          </w:rPr>
          <w:t>controls</w:t>
        </w:r>
        <w:r w:rsidRPr="00C6552F">
          <w:rPr>
            <w:rFonts w:asciiTheme="minorBidi" w:hAnsiTheme="minorBidi"/>
            <w:rPrChange w:id="2054" w:author="Reza Rahbarghazi" w:date="2023-04-23T07:29:00Z">
              <w:rPr/>
            </w:rPrChange>
          </w:rPr>
          <w:t xml:space="preserve"> </w:t>
        </w:r>
      </w:ins>
      <w:r w:rsidR="00B36E4A" w:rsidRPr="00C6552F">
        <w:rPr>
          <w:rFonts w:asciiTheme="minorBidi" w:hAnsiTheme="minorBidi"/>
          <w:rPrChange w:id="2055" w:author="Reza Rahbarghazi" w:date="2023-04-23T07:29:00Z">
            <w:rPr/>
          </w:rPrChange>
        </w:rPr>
        <w:t xml:space="preserve">(Table 3.2). There are numerous reports on </w:t>
      </w:r>
      <w:ins w:id="2056" w:author="Reza Rahbarghazi" w:date="2023-04-23T09:20:00Z">
        <w:r w:rsidR="008B6CEF">
          <w:rPr>
            <w:rFonts w:asciiTheme="minorBidi" w:hAnsiTheme="minorBidi"/>
          </w:rPr>
          <w:t xml:space="preserve">the </w:t>
        </w:r>
      </w:ins>
      <w:r w:rsidR="00B36E4A" w:rsidRPr="00C6552F">
        <w:rPr>
          <w:rFonts w:asciiTheme="minorBidi" w:hAnsiTheme="minorBidi"/>
          <w:rPrChange w:id="2057" w:author="Reza Rahbarghazi" w:date="2023-04-23T07:29:00Z">
            <w:rPr/>
          </w:rPrChange>
        </w:rPr>
        <w:t>down-regulation of miR</w:t>
      </w:r>
      <w:ins w:id="2058" w:author="Reza Rahbarghazi" w:date="2023-04-23T09:13:00Z">
        <w:r>
          <w:rPr>
            <w:rFonts w:asciiTheme="minorBidi" w:hAnsiTheme="minorBidi"/>
          </w:rPr>
          <w:t>NA</w:t>
        </w:r>
      </w:ins>
      <w:r w:rsidR="00B36E4A" w:rsidRPr="00C6552F">
        <w:rPr>
          <w:rFonts w:asciiTheme="minorBidi" w:hAnsiTheme="minorBidi"/>
          <w:rPrChange w:id="2059" w:author="Reza Rahbarghazi" w:date="2023-04-23T07:29:00Z">
            <w:rPr/>
          </w:rPrChange>
        </w:rPr>
        <w:t>-155 in PBMCs after MI or in CAD patients</w:t>
      </w:r>
      <w:ins w:id="2060" w:author="Reza Rahbarghazi" w:date="2023-04-23T09:11:00Z">
        <w:r>
          <w:rPr>
            <w:rFonts w:asciiTheme="minorBidi" w:hAnsiTheme="minorBidi"/>
          </w:rPr>
          <w:t xml:space="preserve">. Previous data suggested </w:t>
        </w:r>
      </w:ins>
      <w:ins w:id="2061" w:author="Reza Rahbarghazi" w:date="2023-04-23T09:20:00Z">
        <w:r w:rsidR="008B6CEF">
          <w:rPr>
            <w:rFonts w:asciiTheme="minorBidi" w:hAnsiTheme="minorBidi"/>
          </w:rPr>
          <w:t xml:space="preserve">an </w:t>
        </w:r>
      </w:ins>
      <w:ins w:id="2062" w:author="Reza Rahbarghazi" w:date="2023-04-23T09:12:00Z">
        <w:r>
          <w:rPr>
            <w:rFonts w:asciiTheme="minorBidi" w:hAnsiTheme="minorBidi"/>
          </w:rPr>
          <w:t>i</w:t>
        </w:r>
      </w:ins>
      <w:ins w:id="2063" w:author="Reza Rahbarghazi" w:date="2023-04-23T09:11:00Z">
        <w:r w:rsidRPr="00B712BC">
          <w:rPr>
            <w:rFonts w:asciiTheme="minorBidi" w:hAnsiTheme="minorBidi"/>
          </w:rPr>
          <w:t>nverse relationship</w:t>
        </w:r>
      </w:ins>
      <w:ins w:id="2064" w:author="Reza Rahbarghazi" w:date="2023-04-23T09:12:00Z">
        <w:r>
          <w:rPr>
            <w:rFonts w:asciiTheme="minorBidi" w:hAnsiTheme="minorBidi"/>
          </w:rPr>
          <w:t xml:space="preserve"> between </w:t>
        </w:r>
      </w:ins>
      <w:del w:id="2065" w:author="Reza Rahbarghazi" w:date="2023-04-23T09:11:00Z">
        <w:r w:rsidR="00B36E4A" w:rsidRPr="00C6552F" w:rsidDel="00B712BC">
          <w:rPr>
            <w:rFonts w:asciiTheme="minorBidi" w:hAnsiTheme="minorBidi"/>
            <w:rPrChange w:id="2066" w:author="Reza Rahbarghazi" w:date="2023-04-23T07:29:00Z">
              <w:rPr/>
            </w:rPrChange>
          </w:rPr>
          <w:delText xml:space="preserve"> and they suggests that the </w:delText>
        </w:r>
      </w:del>
      <w:r w:rsidR="00B36E4A" w:rsidRPr="00C6552F">
        <w:rPr>
          <w:rFonts w:asciiTheme="minorBidi" w:hAnsiTheme="minorBidi"/>
          <w:rPrChange w:id="2067" w:author="Reza Rahbarghazi" w:date="2023-04-23T07:29:00Z">
            <w:rPr/>
          </w:rPrChange>
        </w:rPr>
        <w:t>miR</w:t>
      </w:r>
      <w:ins w:id="2068" w:author="Reza Rahbarghazi" w:date="2023-04-23T09:13:00Z">
        <w:r>
          <w:rPr>
            <w:rFonts w:asciiTheme="minorBidi" w:hAnsiTheme="minorBidi"/>
          </w:rPr>
          <w:t>NA</w:t>
        </w:r>
      </w:ins>
      <w:r w:rsidR="00B36E4A" w:rsidRPr="00C6552F">
        <w:rPr>
          <w:rFonts w:asciiTheme="minorBidi" w:hAnsiTheme="minorBidi"/>
          <w:rPrChange w:id="2069" w:author="Reza Rahbarghazi" w:date="2023-04-23T07:29:00Z">
            <w:rPr/>
          </w:rPrChange>
        </w:rPr>
        <w:t xml:space="preserve">-155 levels </w:t>
      </w:r>
      <w:del w:id="2070" w:author="Reza Rahbarghazi" w:date="2023-04-23T09:12:00Z">
        <w:r w:rsidR="00B36E4A" w:rsidRPr="00C6552F" w:rsidDel="00B712BC">
          <w:rPr>
            <w:rFonts w:asciiTheme="minorBidi" w:hAnsiTheme="minorBidi"/>
            <w:rPrChange w:id="2071" w:author="Reza Rahbarghazi" w:date="2023-04-23T07:29:00Z">
              <w:rPr/>
            </w:rPrChange>
          </w:rPr>
          <w:delText>can negatively related to the</w:delText>
        </w:r>
      </w:del>
      <w:ins w:id="2072" w:author="Reza Rahbarghazi" w:date="2023-04-23T09:12:00Z">
        <w:r>
          <w:rPr>
            <w:rFonts w:asciiTheme="minorBidi" w:hAnsiTheme="minorBidi"/>
          </w:rPr>
          <w:t>and the</w:t>
        </w:r>
      </w:ins>
      <w:r w:rsidR="00B36E4A" w:rsidRPr="00C6552F">
        <w:rPr>
          <w:rFonts w:asciiTheme="minorBidi" w:hAnsiTheme="minorBidi"/>
          <w:rPrChange w:id="2073" w:author="Reza Rahbarghazi" w:date="2023-04-23T07:29:00Z">
            <w:rPr/>
          </w:rPrChange>
        </w:rPr>
        <w:t xml:space="preserve"> severity of </w:t>
      </w:r>
      <w:ins w:id="2074" w:author="Reza Rahbarghazi" w:date="2023-04-23T09:20:00Z">
        <w:r w:rsidR="008B6CEF">
          <w:rPr>
            <w:rFonts w:asciiTheme="minorBidi" w:hAnsiTheme="minorBidi"/>
          </w:rPr>
          <w:t xml:space="preserve">the </w:t>
        </w:r>
      </w:ins>
      <w:r w:rsidR="00B36E4A" w:rsidRPr="00C6552F">
        <w:rPr>
          <w:rFonts w:asciiTheme="minorBidi" w:hAnsiTheme="minorBidi"/>
          <w:rPrChange w:id="2075" w:author="Reza Rahbarghazi" w:date="2023-04-23T07:29:00Z">
            <w:rPr/>
          </w:rPrChange>
        </w:rPr>
        <w:t xml:space="preserve">coronary </w:t>
      </w:r>
      <w:ins w:id="2076" w:author="Reza Rahbarghazi" w:date="2023-04-23T09:12:00Z">
        <w:r>
          <w:rPr>
            <w:rFonts w:asciiTheme="minorBidi" w:hAnsiTheme="minorBidi"/>
          </w:rPr>
          <w:t xml:space="preserve">artery </w:t>
        </w:r>
      </w:ins>
      <w:r w:rsidR="00B36E4A" w:rsidRPr="00C6552F">
        <w:rPr>
          <w:rFonts w:asciiTheme="minorBidi" w:hAnsiTheme="minorBidi"/>
          <w:rPrChange w:id="2077" w:author="Reza Rahbarghazi" w:date="2023-04-23T07:29:00Z">
            <w:rPr/>
          </w:rPrChange>
        </w:rPr>
        <w:t>condition</w:t>
      </w:r>
      <w:del w:id="2078" w:author="Reza Rahbarghazi" w:date="2023-04-23T09:11:00Z">
        <w:r w:rsidR="00B36E4A" w:rsidRPr="00C6552F" w:rsidDel="00B712BC">
          <w:rPr>
            <w:rFonts w:asciiTheme="minorBidi" w:hAnsiTheme="minorBidi"/>
            <w:rPrChange w:id="2079" w:author="Reza Rahbarghazi" w:date="2023-04-23T07:29:00Z">
              <w:rPr/>
            </w:rPrChange>
          </w:rPr>
          <w:delText>.</w:delText>
        </w:r>
      </w:del>
      <w:r w:rsidR="00B36E4A" w:rsidRPr="00C6552F">
        <w:rPr>
          <w:rFonts w:asciiTheme="minorBidi" w:hAnsiTheme="minorBidi"/>
          <w:rPrChange w:id="2080" w:author="Reza Rahbarghazi" w:date="2023-04-23T07:29:00Z">
            <w:rPr/>
          </w:rPrChange>
        </w:rPr>
        <w:t xml:space="preserve"> (Zhang et al. 2015; Zhao et al. 2018). </w:t>
      </w:r>
      <w:del w:id="2081" w:author="Reza Rahbarghazi" w:date="2023-04-23T09:12:00Z">
        <w:r w:rsidR="00B36E4A" w:rsidRPr="00C6552F" w:rsidDel="00B712BC">
          <w:rPr>
            <w:rFonts w:asciiTheme="minorBidi" w:hAnsiTheme="minorBidi"/>
            <w:rPrChange w:id="2082" w:author="Reza Rahbarghazi" w:date="2023-04-23T07:29:00Z">
              <w:rPr/>
            </w:rPrChange>
          </w:rPr>
          <w:delText>Combined with previous researches</w:delText>
        </w:r>
      </w:del>
      <w:ins w:id="2083" w:author="Reza Rahbarghazi" w:date="2023-04-23T09:12:00Z">
        <w:r>
          <w:rPr>
            <w:rFonts w:asciiTheme="minorBidi" w:hAnsiTheme="minorBidi"/>
          </w:rPr>
          <w:t>Along with current data and previous findings</w:t>
        </w:r>
      </w:ins>
      <w:r w:rsidR="00B36E4A" w:rsidRPr="00C6552F">
        <w:rPr>
          <w:rFonts w:asciiTheme="minorBidi" w:hAnsiTheme="minorBidi"/>
          <w:rPrChange w:id="2084" w:author="Reza Rahbarghazi" w:date="2023-04-23T07:29:00Z">
            <w:rPr/>
          </w:rPrChange>
        </w:rPr>
        <w:t xml:space="preserve">, </w:t>
      </w:r>
      <w:del w:id="2085" w:author="Reza Rahbarghazi" w:date="2023-04-23T09:13:00Z">
        <w:r w:rsidR="00B36E4A" w:rsidRPr="00C6552F" w:rsidDel="00B712BC">
          <w:rPr>
            <w:rFonts w:asciiTheme="minorBidi" w:hAnsiTheme="minorBidi"/>
            <w:rPrChange w:id="2086" w:author="Reza Rahbarghazi" w:date="2023-04-23T07:29:00Z">
              <w:rPr/>
            </w:rPrChange>
          </w:rPr>
          <w:delText>we can conclude</w:delText>
        </w:r>
      </w:del>
      <w:ins w:id="2087" w:author="Reza Rahbarghazi" w:date="2023-04-23T09:13:00Z">
        <w:r>
          <w:rPr>
            <w:rFonts w:asciiTheme="minorBidi" w:hAnsiTheme="minorBidi"/>
          </w:rPr>
          <w:t>it is postulated that</w:t>
        </w:r>
      </w:ins>
      <w:r w:rsidR="00B36E4A" w:rsidRPr="00C6552F">
        <w:rPr>
          <w:rFonts w:asciiTheme="minorBidi" w:hAnsiTheme="minorBidi"/>
          <w:rPrChange w:id="2088" w:author="Reza Rahbarghazi" w:date="2023-04-23T07:29:00Z">
            <w:rPr/>
          </w:rPrChange>
        </w:rPr>
        <w:t xml:space="preserve"> </w:t>
      </w:r>
      <w:del w:id="2089" w:author="Reza Rahbarghazi" w:date="2023-04-23T09:13:00Z">
        <w:r w:rsidR="00B36E4A" w:rsidRPr="00C6552F" w:rsidDel="00B712BC">
          <w:rPr>
            <w:rFonts w:asciiTheme="minorBidi" w:hAnsiTheme="minorBidi"/>
            <w:rPrChange w:id="2090" w:author="Reza Rahbarghazi" w:date="2023-04-23T07:29:00Z">
              <w:rPr/>
            </w:rPrChange>
          </w:rPr>
          <w:delText xml:space="preserve">that </w:delText>
        </w:r>
      </w:del>
      <w:r w:rsidR="00B36E4A" w:rsidRPr="00C6552F">
        <w:rPr>
          <w:rFonts w:asciiTheme="minorBidi" w:hAnsiTheme="minorBidi"/>
          <w:rPrChange w:id="2091" w:author="Reza Rahbarghazi" w:date="2023-04-23T07:29:00Z">
            <w:rPr/>
          </w:rPrChange>
        </w:rPr>
        <w:t>miR</w:t>
      </w:r>
      <w:ins w:id="2092" w:author="Reza Rahbarghazi" w:date="2023-04-23T09:13:00Z">
        <w:r>
          <w:rPr>
            <w:rFonts w:asciiTheme="minorBidi" w:hAnsiTheme="minorBidi"/>
          </w:rPr>
          <w:t>NA</w:t>
        </w:r>
      </w:ins>
      <w:r w:rsidR="00B36E4A" w:rsidRPr="00C6552F">
        <w:rPr>
          <w:rFonts w:asciiTheme="minorBidi" w:hAnsiTheme="minorBidi"/>
          <w:rPrChange w:id="2093" w:author="Reza Rahbarghazi" w:date="2023-04-23T07:29:00Z">
            <w:rPr/>
          </w:rPrChange>
        </w:rPr>
        <w:t>-155 has a protective effect</w:t>
      </w:r>
      <w:ins w:id="2094" w:author="Reza Rahbarghazi" w:date="2023-04-23T09:13:00Z">
        <w:r>
          <w:rPr>
            <w:rFonts w:asciiTheme="minorBidi" w:hAnsiTheme="minorBidi"/>
          </w:rPr>
          <w:t xml:space="preserve"> under pathological conditions.</w:t>
        </w:r>
      </w:ins>
      <w:del w:id="2095" w:author="Reza Rahbarghazi" w:date="2023-04-23T09:13:00Z">
        <w:r w:rsidR="00B36E4A" w:rsidRPr="00C6552F" w:rsidDel="00B712BC">
          <w:rPr>
            <w:rFonts w:asciiTheme="minorBidi" w:hAnsiTheme="minorBidi"/>
            <w:rPrChange w:id="2096" w:author="Reza Rahbarghazi" w:date="2023-04-23T07:29:00Z">
              <w:rPr/>
            </w:rPrChange>
          </w:rPr>
          <w:delText>;</w:delText>
        </w:r>
      </w:del>
      <w:r w:rsidR="00B36E4A" w:rsidRPr="00C6552F">
        <w:rPr>
          <w:rFonts w:asciiTheme="minorBidi" w:hAnsiTheme="minorBidi"/>
          <w:rPrChange w:id="2097" w:author="Reza Rahbarghazi" w:date="2023-04-23T07:29:00Z">
            <w:rPr/>
          </w:rPrChange>
        </w:rPr>
        <w:t xml:space="preserve"> </w:t>
      </w:r>
      <w:ins w:id="2098" w:author="Reza Rahbarghazi" w:date="2023-04-23T09:13:00Z">
        <w:r>
          <w:rPr>
            <w:rFonts w:asciiTheme="minorBidi" w:hAnsiTheme="minorBidi"/>
          </w:rPr>
          <w:t xml:space="preserve">This </w:t>
        </w:r>
      </w:ins>
      <w:del w:id="2099" w:author="Reza Rahbarghazi" w:date="2023-04-23T09:13:00Z">
        <w:r w:rsidR="00B36E4A" w:rsidRPr="00C6552F" w:rsidDel="00B712BC">
          <w:rPr>
            <w:rFonts w:asciiTheme="minorBidi" w:hAnsiTheme="minorBidi"/>
            <w:rPrChange w:id="2100" w:author="Reza Rahbarghazi" w:date="2023-04-23T07:29:00Z">
              <w:rPr/>
            </w:rPrChange>
          </w:rPr>
          <w:delText xml:space="preserve">miR-155 </w:delText>
        </w:r>
      </w:del>
      <w:ins w:id="2101" w:author="Reza Rahbarghazi" w:date="2023-04-23T09:13:00Z">
        <w:r>
          <w:rPr>
            <w:rFonts w:asciiTheme="minorBidi" w:hAnsiTheme="minorBidi"/>
          </w:rPr>
          <w:t xml:space="preserve">genetic element </w:t>
        </w:r>
      </w:ins>
      <w:r w:rsidR="00B36E4A" w:rsidRPr="00C6552F">
        <w:rPr>
          <w:rFonts w:asciiTheme="minorBidi" w:hAnsiTheme="minorBidi"/>
          <w:rPrChange w:id="2102" w:author="Reza Rahbarghazi" w:date="2023-04-23T07:29:00Z">
            <w:rPr/>
          </w:rPrChange>
        </w:rPr>
        <w:t xml:space="preserve">can control inflammation and </w:t>
      </w:r>
      <w:ins w:id="2103" w:author="Reza Rahbarghazi" w:date="2023-04-23T09:14:00Z">
        <w:r>
          <w:rPr>
            <w:rFonts w:asciiTheme="minorBidi" w:hAnsiTheme="minorBidi"/>
          </w:rPr>
          <w:t xml:space="preserve">thus </w:t>
        </w:r>
      </w:ins>
      <w:r w:rsidR="00B36E4A" w:rsidRPr="00C6552F">
        <w:rPr>
          <w:rFonts w:asciiTheme="minorBidi" w:hAnsiTheme="minorBidi"/>
          <w:rPrChange w:id="2104" w:author="Reza Rahbarghazi" w:date="2023-04-23T07:29:00Z">
            <w:rPr/>
          </w:rPrChange>
        </w:rPr>
        <w:t>reduce tissue damage through its negative feedback effects on inflammatory factors</w:t>
      </w:r>
      <w:ins w:id="2105" w:author="Reza Rahbarghazi" w:date="2023-04-23T09:14:00Z">
        <w:r>
          <w:rPr>
            <w:rFonts w:asciiTheme="minorBidi" w:hAnsiTheme="minorBidi"/>
          </w:rPr>
          <w:t xml:space="preserve">. These features coincide with the </w:t>
        </w:r>
      </w:ins>
      <w:del w:id="2106" w:author="Reza Rahbarghazi" w:date="2023-04-23T09:14:00Z">
        <w:r w:rsidR="00B36E4A" w:rsidRPr="00C6552F" w:rsidDel="00B712BC">
          <w:rPr>
            <w:rFonts w:asciiTheme="minorBidi" w:hAnsiTheme="minorBidi"/>
            <w:rPrChange w:id="2107" w:author="Reza Rahbarghazi" w:date="2023-04-23T07:29:00Z">
              <w:rPr/>
            </w:rPrChange>
          </w:rPr>
          <w:delText xml:space="preserve"> and inhibit the occurrence and development of </w:delText>
        </w:r>
      </w:del>
      <w:ins w:id="2108" w:author="Reza Rahbarghazi" w:date="2023-04-23T09:14:00Z">
        <w:r>
          <w:rPr>
            <w:rFonts w:asciiTheme="minorBidi" w:hAnsiTheme="minorBidi"/>
          </w:rPr>
          <w:t xml:space="preserve">reduction of </w:t>
        </w:r>
      </w:ins>
      <w:r w:rsidR="00B36E4A" w:rsidRPr="00C6552F">
        <w:rPr>
          <w:rFonts w:asciiTheme="minorBidi" w:hAnsiTheme="minorBidi"/>
          <w:rPrChange w:id="2109" w:author="Reza Rahbarghazi" w:date="2023-04-23T07:29:00Z">
            <w:rPr/>
          </w:rPrChange>
        </w:rPr>
        <w:t>atherosclerosis (Zhang et al. 2015).</w:t>
      </w:r>
    </w:p>
    <w:p w:rsidR="00113B1A" w:rsidRPr="00C6552F" w:rsidDel="004524C1" w:rsidRDefault="00B712BC" w:rsidP="008B6CEF">
      <w:pPr>
        <w:pStyle w:val="BodyText"/>
        <w:spacing w:line="360" w:lineRule="auto"/>
        <w:jc w:val="both"/>
        <w:rPr>
          <w:del w:id="2110" w:author="Reza Rahbarghazi" w:date="2023-04-23T09:16:00Z"/>
          <w:rFonts w:asciiTheme="minorBidi" w:hAnsiTheme="minorBidi"/>
          <w:rPrChange w:id="2111" w:author="Reza Rahbarghazi" w:date="2023-04-23T07:29:00Z">
            <w:rPr>
              <w:del w:id="2112" w:author="Reza Rahbarghazi" w:date="2023-04-23T09:16:00Z"/>
            </w:rPr>
          </w:rPrChange>
        </w:rPr>
        <w:pPrChange w:id="2113" w:author="Reza Rahbarghazi" w:date="2023-04-23T09:20:00Z">
          <w:pPr>
            <w:pStyle w:val="BodyText"/>
          </w:pPr>
        </w:pPrChange>
      </w:pPr>
      <w:ins w:id="2114" w:author="Reza Rahbarghazi" w:date="2023-04-23T09:15:00Z">
        <w:r>
          <w:rPr>
            <w:rFonts w:asciiTheme="minorBidi" w:hAnsiTheme="minorBidi"/>
          </w:rPr>
          <w:t xml:space="preserve">Data indicated that </w:t>
        </w:r>
      </w:ins>
      <w:del w:id="2115" w:author="Reza Rahbarghazi" w:date="2023-04-23T09:15:00Z">
        <w:r w:rsidR="00B36E4A" w:rsidRPr="00C6552F" w:rsidDel="00B712BC">
          <w:rPr>
            <w:rFonts w:asciiTheme="minorBidi" w:hAnsiTheme="minorBidi"/>
            <w:rPrChange w:id="2116" w:author="Reza Rahbarghazi" w:date="2023-04-23T07:29:00Z">
              <w:rPr/>
            </w:rPrChange>
          </w:rPr>
          <w:delText>MiR</w:delText>
        </w:r>
      </w:del>
      <w:ins w:id="2117" w:author="Reza Rahbarghazi" w:date="2023-04-23T09:15:00Z">
        <w:r>
          <w:rPr>
            <w:rFonts w:asciiTheme="minorBidi" w:hAnsiTheme="minorBidi"/>
          </w:rPr>
          <w:t>m</w:t>
        </w:r>
        <w:r w:rsidRPr="00C6552F">
          <w:rPr>
            <w:rFonts w:asciiTheme="minorBidi" w:hAnsiTheme="minorBidi"/>
            <w:rPrChange w:id="2118" w:author="Reza Rahbarghazi" w:date="2023-04-23T07:29:00Z">
              <w:rPr/>
            </w:rPrChange>
          </w:rPr>
          <w:t>iR</w:t>
        </w:r>
        <w:r>
          <w:rPr>
            <w:rFonts w:asciiTheme="minorBidi" w:hAnsiTheme="minorBidi"/>
          </w:rPr>
          <w:t>NA</w:t>
        </w:r>
      </w:ins>
      <w:r w:rsidR="00B36E4A" w:rsidRPr="00C6552F">
        <w:rPr>
          <w:rFonts w:asciiTheme="minorBidi" w:hAnsiTheme="minorBidi"/>
          <w:rPrChange w:id="2119" w:author="Reza Rahbarghazi" w:date="2023-04-23T07:29:00Z">
            <w:rPr/>
          </w:rPrChange>
        </w:rPr>
        <w:t xml:space="preserve">-197 is </w:t>
      </w:r>
      <w:ins w:id="2120" w:author="Reza Rahbarghazi" w:date="2023-04-23T09:15:00Z">
        <w:r>
          <w:rPr>
            <w:rFonts w:asciiTheme="minorBidi" w:hAnsiTheme="minorBidi"/>
          </w:rPr>
          <w:t xml:space="preserve">also </w:t>
        </w:r>
      </w:ins>
      <w:r w:rsidR="00B36E4A" w:rsidRPr="00C6552F">
        <w:rPr>
          <w:rFonts w:asciiTheme="minorBidi" w:hAnsiTheme="minorBidi"/>
          <w:rPrChange w:id="2121" w:author="Reza Rahbarghazi" w:date="2023-04-23T07:29:00Z">
            <w:rPr/>
          </w:rPrChange>
        </w:rPr>
        <w:t>significantly up-regulated in both CAD/healthy and MI/healthy groups. In previous studies</w:t>
      </w:r>
      <w:ins w:id="2122" w:author="Reza Rahbarghazi" w:date="2023-04-23T09:15:00Z">
        <w:r>
          <w:rPr>
            <w:rFonts w:asciiTheme="minorBidi" w:hAnsiTheme="minorBidi"/>
          </w:rPr>
          <w:t>,</w:t>
        </w:r>
      </w:ins>
      <w:r w:rsidR="00B36E4A" w:rsidRPr="00C6552F">
        <w:rPr>
          <w:rFonts w:asciiTheme="minorBidi" w:hAnsiTheme="minorBidi"/>
          <w:rPrChange w:id="2123" w:author="Reza Rahbarghazi" w:date="2023-04-23T07:29:00Z">
            <w:rPr/>
          </w:rPrChange>
        </w:rPr>
        <w:t xml:space="preserve"> it has been shown that miRNA-197-5p may play a critical role in regulating the anti-inflammatory response of IL-35 by affecting pro/ anti-inflammatory cytokine secretion, M1/M2 macrophage ratio, T</w:t>
      </w:r>
      <w:r w:rsidR="00B36E4A" w:rsidRPr="004524C1">
        <w:rPr>
          <w:rFonts w:asciiTheme="minorBidi" w:hAnsiTheme="minorBidi"/>
          <w:vertAlign w:val="subscript"/>
          <w:rPrChange w:id="2124" w:author="Reza Rahbarghazi" w:date="2023-04-23T09:15:00Z">
            <w:rPr/>
          </w:rPrChange>
        </w:rPr>
        <w:t>reg</w:t>
      </w:r>
      <w:r w:rsidR="00B36E4A" w:rsidRPr="00C6552F">
        <w:rPr>
          <w:rFonts w:asciiTheme="minorBidi" w:hAnsiTheme="minorBidi"/>
          <w:rPrChange w:id="2125" w:author="Reza Rahbarghazi" w:date="2023-04-23T07:29:00Z">
            <w:rPr/>
          </w:rPrChange>
        </w:rPr>
        <w:t xml:space="preserve"> </w:t>
      </w:r>
      <w:ins w:id="2126" w:author="Reza Rahbarghazi" w:date="2023-04-23T09:15:00Z">
        <w:r w:rsidR="004524C1">
          <w:rPr>
            <w:rFonts w:asciiTheme="minorBidi" w:hAnsiTheme="minorBidi"/>
          </w:rPr>
          <w:t xml:space="preserve">lymphocyte </w:t>
        </w:r>
      </w:ins>
      <w:r w:rsidR="00B36E4A" w:rsidRPr="00C6552F">
        <w:rPr>
          <w:rFonts w:asciiTheme="minorBidi" w:hAnsiTheme="minorBidi"/>
          <w:rPrChange w:id="2127" w:author="Reza Rahbarghazi" w:date="2023-04-23T07:29:00Z">
            <w:rPr/>
          </w:rPrChange>
        </w:rPr>
        <w:t>proliferation</w:t>
      </w:r>
      <w:ins w:id="2128" w:author="Reza Rahbarghazi" w:date="2023-04-23T09:20:00Z">
        <w:r w:rsidR="008B6CEF">
          <w:rPr>
            <w:rFonts w:asciiTheme="minorBidi" w:hAnsiTheme="minorBidi"/>
          </w:rPr>
          <w:t>,</w:t>
        </w:r>
      </w:ins>
      <w:r w:rsidR="00B36E4A" w:rsidRPr="00C6552F">
        <w:rPr>
          <w:rFonts w:asciiTheme="minorBidi" w:hAnsiTheme="minorBidi"/>
          <w:rPrChange w:id="2129" w:author="Reza Rahbarghazi" w:date="2023-04-23T07:29:00Z">
            <w:rPr/>
          </w:rPrChange>
        </w:rPr>
        <w:t xml:space="preserve"> and T cell suppression</w:t>
      </w:r>
      <w:del w:id="2130" w:author="Reza Rahbarghazi" w:date="2023-04-23T09:20:00Z">
        <w:r w:rsidR="00B36E4A" w:rsidRPr="00C6552F" w:rsidDel="008B6CEF">
          <w:rPr>
            <w:rFonts w:asciiTheme="minorBidi" w:hAnsiTheme="minorBidi"/>
            <w:rPrChange w:id="2131" w:author="Reza Rahbarghazi" w:date="2023-04-23T07:29:00Z">
              <w:rPr/>
            </w:rPrChange>
          </w:rPr>
          <w:delText>,</w:delText>
        </w:r>
      </w:del>
      <w:r w:rsidR="00B36E4A" w:rsidRPr="00C6552F">
        <w:rPr>
          <w:rFonts w:asciiTheme="minorBidi" w:hAnsiTheme="minorBidi"/>
          <w:rPrChange w:id="2132" w:author="Reza Rahbarghazi" w:date="2023-04-23T07:29:00Z">
            <w:rPr/>
          </w:rPrChange>
        </w:rPr>
        <w:t xml:space="preserve"> suggesting the potential diagnostic role of </w:t>
      </w:r>
      <w:del w:id="2133" w:author="Reza Rahbarghazi" w:date="2023-04-23T09:16:00Z">
        <w:r w:rsidR="00B36E4A" w:rsidRPr="00C6552F" w:rsidDel="004524C1">
          <w:rPr>
            <w:rFonts w:asciiTheme="minorBidi" w:hAnsiTheme="minorBidi"/>
            <w:rPrChange w:id="2134" w:author="Reza Rahbarghazi" w:date="2023-04-23T07:29:00Z">
              <w:rPr/>
            </w:rPrChange>
          </w:rPr>
          <w:delText>mir</w:delText>
        </w:r>
      </w:del>
      <w:ins w:id="2135" w:author="Reza Rahbarghazi" w:date="2023-04-23T09:16:00Z">
        <w:r w:rsidR="004524C1">
          <w:rPr>
            <w:rFonts w:asciiTheme="minorBidi" w:hAnsiTheme="minorBidi"/>
          </w:rPr>
          <w:t>miRNA</w:t>
        </w:r>
      </w:ins>
      <w:r w:rsidR="00B36E4A" w:rsidRPr="00C6552F">
        <w:rPr>
          <w:rFonts w:asciiTheme="minorBidi" w:hAnsiTheme="minorBidi"/>
          <w:rPrChange w:id="2136" w:author="Reza Rahbarghazi" w:date="2023-04-23T07:29:00Z">
            <w:rPr/>
          </w:rPrChange>
        </w:rPr>
        <w:t>-197 in adverse cardiovascular events (Bhansali et al. 2022).</w:t>
      </w:r>
      <w:ins w:id="2137" w:author="Reza Rahbarghazi" w:date="2023-04-23T09:16:00Z">
        <w:r w:rsidR="004524C1">
          <w:rPr>
            <w:rFonts w:asciiTheme="minorBidi" w:hAnsiTheme="minorBidi"/>
          </w:rPr>
          <w:t xml:space="preserve"> </w:t>
        </w:r>
      </w:ins>
    </w:p>
    <w:p w:rsidR="00113B1A" w:rsidRPr="00C6552F" w:rsidRDefault="00B36E4A" w:rsidP="008B6CEF">
      <w:pPr>
        <w:pStyle w:val="BodyText"/>
        <w:spacing w:line="360" w:lineRule="auto"/>
        <w:jc w:val="both"/>
        <w:rPr>
          <w:rFonts w:asciiTheme="minorBidi" w:hAnsiTheme="minorBidi"/>
          <w:rPrChange w:id="2138" w:author="Reza Rahbarghazi" w:date="2023-04-23T07:29:00Z">
            <w:rPr/>
          </w:rPrChange>
        </w:rPr>
        <w:pPrChange w:id="2139" w:author="Reza Rahbarghazi" w:date="2023-04-23T09:20:00Z">
          <w:pPr>
            <w:pStyle w:val="BodyText"/>
          </w:pPr>
        </w:pPrChange>
      </w:pPr>
      <w:r w:rsidRPr="00C6552F">
        <w:rPr>
          <w:rFonts w:asciiTheme="minorBidi" w:hAnsiTheme="minorBidi"/>
          <w:rPrChange w:id="2140" w:author="Reza Rahbarghazi" w:date="2023-04-23T07:29:00Z">
            <w:rPr/>
          </w:rPrChange>
        </w:rPr>
        <w:t xml:space="preserve">There are some reports </w:t>
      </w:r>
      <w:r w:rsidRPr="00C6552F">
        <w:rPr>
          <w:rFonts w:asciiTheme="minorBidi" w:hAnsiTheme="minorBidi"/>
          <w:rPrChange w:id="2141" w:author="Reza Rahbarghazi" w:date="2023-04-23T07:29:00Z">
            <w:rPr/>
          </w:rPrChange>
        </w:rPr>
        <w:lastRenderedPageBreak/>
        <w:t>about miR</w:t>
      </w:r>
      <w:ins w:id="2142" w:author="Reza Rahbarghazi" w:date="2023-04-23T09:16:00Z">
        <w:r w:rsidR="004524C1">
          <w:rPr>
            <w:rFonts w:asciiTheme="minorBidi" w:hAnsiTheme="minorBidi"/>
          </w:rPr>
          <w:t>NA</w:t>
        </w:r>
      </w:ins>
      <w:r w:rsidRPr="00C6552F">
        <w:rPr>
          <w:rFonts w:asciiTheme="minorBidi" w:hAnsiTheme="minorBidi"/>
          <w:rPrChange w:id="2143" w:author="Reza Rahbarghazi" w:date="2023-04-23T07:29:00Z">
            <w:rPr/>
          </w:rPrChange>
        </w:rPr>
        <w:t xml:space="preserve">-320 role in </w:t>
      </w:r>
      <w:ins w:id="2144" w:author="Reza Rahbarghazi" w:date="2023-04-23T09:20:00Z">
        <w:r w:rsidR="008B6CEF">
          <w:rPr>
            <w:rFonts w:asciiTheme="minorBidi" w:hAnsiTheme="minorBidi"/>
          </w:rPr>
          <w:t xml:space="preserve">the </w:t>
        </w:r>
      </w:ins>
      <w:ins w:id="2145" w:author="Reza Rahbarghazi" w:date="2023-04-23T09:16:00Z">
        <w:r w:rsidR="004524C1">
          <w:rPr>
            <w:rFonts w:asciiTheme="minorBidi" w:hAnsiTheme="minorBidi"/>
          </w:rPr>
          <w:t xml:space="preserve">physiopathology of </w:t>
        </w:r>
      </w:ins>
      <w:r w:rsidRPr="00C6552F">
        <w:rPr>
          <w:rFonts w:asciiTheme="minorBidi" w:hAnsiTheme="minorBidi"/>
          <w:rPrChange w:id="2146" w:author="Reza Rahbarghazi" w:date="2023-04-23T07:29:00Z">
            <w:rPr/>
          </w:rPrChange>
        </w:rPr>
        <w:t>cardiac fibrosis</w:t>
      </w:r>
      <w:ins w:id="2147" w:author="Reza Rahbarghazi" w:date="2023-04-23T09:16:00Z">
        <w:r w:rsidR="004524C1">
          <w:rPr>
            <w:rFonts w:asciiTheme="minorBidi" w:hAnsiTheme="minorBidi"/>
          </w:rPr>
          <w:t xml:space="preserve">. </w:t>
        </w:r>
      </w:ins>
      <w:del w:id="2148" w:author="Reza Rahbarghazi" w:date="2023-04-23T09:16:00Z">
        <w:r w:rsidRPr="00C6552F" w:rsidDel="004524C1">
          <w:rPr>
            <w:rFonts w:asciiTheme="minorBidi" w:hAnsiTheme="minorBidi"/>
            <w:rPrChange w:id="2149" w:author="Reza Rahbarghazi" w:date="2023-04-23T07:29:00Z">
              <w:rPr/>
            </w:rPrChange>
          </w:rPr>
          <w:delText xml:space="preserve"> parthenogenesis. </w:delText>
        </w:r>
      </w:del>
      <w:r w:rsidRPr="00C6552F">
        <w:rPr>
          <w:rFonts w:asciiTheme="minorBidi" w:hAnsiTheme="minorBidi"/>
          <w:rPrChange w:id="2150" w:author="Reza Rahbarghazi" w:date="2023-04-23T07:29:00Z">
            <w:rPr/>
          </w:rPrChange>
        </w:rPr>
        <w:t xml:space="preserve">Mechanistically, </w:t>
      </w:r>
      <w:del w:id="2151" w:author="Reza Rahbarghazi" w:date="2023-04-23T09:16:00Z">
        <w:r w:rsidRPr="00C6552F" w:rsidDel="004524C1">
          <w:rPr>
            <w:rFonts w:asciiTheme="minorBidi" w:hAnsiTheme="minorBidi"/>
            <w:rPrChange w:id="2152" w:author="Reza Rahbarghazi" w:date="2023-04-23T07:29:00Z">
              <w:rPr/>
            </w:rPrChange>
          </w:rPr>
          <w:delText>downstream signaling pathway</w:delText>
        </w:r>
      </w:del>
      <w:ins w:id="2153" w:author="Reza Rahbarghazi" w:date="2023-04-23T09:16:00Z">
        <w:r w:rsidR="004524C1">
          <w:rPr>
            <w:rFonts w:asciiTheme="minorBidi" w:hAnsiTheme="minorBidi"/>
          </w:rPr>
          <w:t>Molecular</w:t>
        </w:r>
      </w:ins>
      <w:r w:rsidRPr="00C6552F">
        <w:rPr>
          <w:rFonts w:asciiTheme="minorBidi" w:hAnsiTheme="minorBidi"/>
          <w:rPrChange w:id="2154" w:author="Reza Rahbarghazi" w:date="2023-04-23T07:29:00Z">
            <w:rPr/>
          </w:rPrChange>
        </w:rPr>
        <w:t xml:space="preserve"> analyses revealed that miR</w:t>
      </w:r>
      <w:ins w:id="2155" w:author="Reza Rahbarghazi" w:date="2023-04-23T09:17:00Z">
        <w:r w:rsidR="004524C1">
          <w:rPr>
            <w:rFonts w:asciiTheme="minorBidi" w:hAnsiTheme="minorBidi"/>
          </w:rPr>
          <w:t>NA</w:t>
        </w:r>
      </w:ins>
      <w:r w:rsidRPr="00C6552F">
        <w:rPr>
          <w:rFonts w:asciiTheme="minorBidi" w:hAnsiTheme="minorBidi"/>
          <w:rPrChange w:id="2156" w:author="Reza Rahbarghazi" w:date="2023-04-23T07:29:00Z">
            <w:rPr/>
          </w:rPrChange>
        </w:rPr>
        <w:t xml:space="preserve">-320 might induce various effects </w:t>
      </w:r>
      <w:del w:id="2157" w:author="Reza Rahbarghazi" w:date="2023-04-23T09:20:00Z">
        <w:r w:rsidRPr="00C6552F" w:rsidDel="008B6CEF">
          <w:rPr>
            <w:rFonts w:asciiTheme="minorBidi" w:hAnsiTheme="minorBidi"/>
            <w:rPrChange w:id="2158" w:author="Reza Rahbarghazi" w:date="2023-04-23T07:29:00Z">
              <w:rPr/>
            </w:rPrChange>
          </w:rPr>
          <w:delText xml:space="preserve">via </w:delText>
        </w:r>
      </w:del>
      <w:ins w:id="2159" w:author="Reza Rahbarghazi" w:date="2023-04-23T09:20:00Z">
        <w:r w:rsidR="008B6CEF">
          <w:rPr>
            <w:rFonts w:asciiTheme="minorBidi" w:hAnsiTheme="minorBidi"/>
          </w:rPr>
          <w:t>by</w:t>
        </w:r>
        <w:r w:rsidR="008B6CEF" w:rsidRPr="00C6552F">
          <w:rPr>
            <w:rFonts w:asciiTheme="minorBidi" w:hAnsiTheme="minorBidi"/>
            <w:rPrChange w:id="2160" w:author="Reza Rahbarghazi" w:date="2023-04-23T07:29:00Z">
              <w:rPr/>
            </w:rPrChange>
          </w:rPr>
          <w:t xml:space="preserve"> </w:t>
        </w:r>
      </w:ins>
      <w:r w:rsidRPr="00C6552F">
        <w:rPr>
          <w:rFonts w:asciiTheme="minorBidi" w:hAnsiTheme="minorBidi"/>
          <w:rPrChange w:id="2161" w:author="Reza Rahbarghazi" w:date="2023-04-23T07:29:00Z">
            <w:rPr/>
          </w:rPrChange>
        </w:rPr>
        <w:t xml:space="preserve">targeting PLEKHM3 and IFITM1 in cardiomyocytes and cardiac fibroblasts, respectively (F. Li et al. 2021). However, there </w:t>
      </w:r>
      <w:del w:id="2162" w:author="Reza Rahbarghazi" w:date="2023-04-23T09:20:00Z">
        <w:r w:rsidRPr="00C6552F" w:rsidDel="008B6CEF">
          <w:rPr>
            <w:rFonts w:asciiTheme="minorBidi" w:hAnsiTheme="minorBidi"/>
            <w:rPrChange w:id="2163" w:author="Reza Rahbarghazi" w:date="2023-04-23T07:29:00Z">
              <w:rPr/>
            </w:rPrChange>
          </w:rPr>
          <w:delText xml:space="preserve">is </w:delText>
        </w:r>
      </w:del>
      <w:ins w:id="2164" w:author="Reza Rahbarghazi" w:date="2023-04-23T09:20:00Z">
        <w:r w:rsidR="008B6CEF">
          <w:rPr>
            <w:rFonts w:asciiTheme="minorBidi" w:hAnsiTheme="minorBidi"/>
          </w:rPr>
          <w:t>are</w:t>
        </w:r>
        <w:r w:rsidR="008B6CEF" w:rsidRPr="00C6552F">
          <w:rPr>
            <w:rFonts w:asciiTheme="minorBidi" w:hAnsiTheme="minorBidi"/>
            <w:rPrChange w:id="2165" w:author="Reza Rahbarghazi" w:date="2023-04-23T07:29:00Z">
              <w:rPr/>
            </w:rPrChange>
          </w:rPr>
          <w:t xml:space="preserve"> </w:t>
        </w:r>
      </w:ins>
      <w:r w:rsidRPr="00C6552F">
        <w:rPr>
          <w:rFonts w:asciiTheme="minorBidi" w:hAnsiTheme="minorBidi"/>
          <w:rPrChange w:id="2166" w:author="Reza Rahbarghazi" w:date="2023-04-23T07:29:00Z">
            <w:rPr/>
          </w:rPrChange>
        </w:rPr>
        <w:t xml:space="preserve">no reports on miR-320c1 activity in </w:t>
      </w:r>
      <w:ins w:id="2167" w:author="Reza Rahbarghazi" w:date="2023-04-23T09:20:00Z">
        <w:r w:rsidR="008B6CEF">
          <w:rPr>
            <w:rFonts w:asciiTheme="minorBidi" w:hAnsiTheme="minorBidi"/>
          </w:rPr>
          <w:t xml:space="preserve">the </w:t>
        </w:r>
      </w:ins>
      <w:r w:rsidRPr="00C6552F">
        <w:rPr>
          <w:rFonts w:asciiTheme="minorBidi" w:hAnsiTheme="minorBidi"/>
          <w:rPrChange w:id="2168" w:author="Reza Rahbarghazi" w:date="2023-04-23T07:29:00Z">
            <w:rPr/>
          </w:rPrChange>
        </w:rPr>
        <w:t>cardiovascular system or PBMCs.</w:t>
      </w:r>
    </w:p>
    <w:p w:rsidR="00113B1A" w:rsidRDefault="00B36E4A">
      <w:pPr>
        <w:pStyle w:val="Heading1"/>
      </w:pPr>
      <w:bookmarkStart w:id="2169" w:name="refrences"/>
      <w:bookmarkStart w:id="2170" w:name="_GoBack"/>
      <w:bookmarkEnd w:id="1244"/>
      <w:bookmarkEnd w:id="2170"/>
      <w:r>
        <w:t>Ref</w:t>
      </w:r>
      <w:ins w:id="2171" w:author="Reza Rahbarghazi" w:date="2023-04-23T09:20:00Z">
        <w:r w:rsidR="008B6CEF">
          <w:t>e</w:t>
        </w:r>
      </w:ins>
      <w:r>
        <w:t>rences</w:t>
      </w:r>
    </w:p>
    <w:p w:rsidR="00113B1A" w:rsidRDefault="00B36E4A">
      <w:pPr>
        <w:pStyle w:val="Bibliography"/>
      </w:pPr>
      <w:bookmarkStart w:id="2172" w:name="ref-197"/>
      <w:bookmarkStart w:id="2173" w:name="refs"/>
      <w:r>
        <w:t xml:space="preserve">Bhansali, Shipra, Amit Kumar Yadav, Chetan Bakshi, and Veena Dhawan. 2022. “Interleukin-35 Mitigates Ox-LDL-Induced Proatherogenic Effects via Modulating miRNAs Associated with Coronary Artery Disease (CAD).” </w:t>
      </w:r>
      <w:r>
        <w:rPr>
          <w:i/>
          <w:iCs/>
        </w:rPr>
        <w:t>Cardiovascular Drugs and Therapy</w:t>
      </w:r>
      <w:r>
        <w:t xml:space="preserve">, April. </w:t>
      </w:r>
      <w:hyperlink r:id="rId21">
        <w:r>
          <w:rPr>
            <w:rStyle w:val="Hyperlink"/>
          </w:rPr>
          <w:t>https://doi.org/10.1007/s10557-022-07335-x</w:t>
        </w:r>
      </w:hyperlink>
      <w:r>
        <w:t>.</w:t>
      </w:r>
    </w:p>
    <w:p w:rsidR="00113B1A" w:rsidRDefault="00B36E4A">
      <w:pPr>
        <w:pStyle w:val="Bibliography"/>
      </w:pPr>
      <w:bookmarkStart w:id="2174" w:name="ref-142"/>
      <w:bookmarkEnd w:id="2172"/>
      <w:r>
        <w:t xml:space="preserve">Cai, Lidong, Gong Chao, Weifeng Li, Jumo Zhu, Fangfang Li, Baozhen Qi, Yong Wei, et al. 2020. “Activated Cd4+ T Cells-Derived Exosomal miR-142-3p Boosts Post-Ischemic Ventricular Remodeling by Activating Myofibroblast.” </w:t>
      </w:r>
      <w:r>
        <w:rPr>
          <w:i/>
          <w:iCs/>
        </w:rPr>
        <w:t>Aging</w:t>
      </w:r>
      <w:r>
        <w:t xml:space="preserve"> 12 (8): 7380–96. </w:t>
      </w:r>
      <w:hyperlink r:id="rId22">
        <w:r>
          <w:rPr>
            <w:rStyle w:val="Hyperlink"/>
          </w:rPr>
          <w:t>https://doi.org/10.18632/aging.103084</w:t>
        </w:r>
      </w:hyperlink>
      <w:r>
        <w:t>.</w:t>
      </w:r>
    </w:p>
    <w:p w:rsidR="00113B1A" w:rsidRDefault="00B36E4A">
      <w:pPr>
        <w:pStyle w:val="Bibliography"/>
      </w:pPr>
      <w:bookmarkStart w:id="2175" w:name="ref-75"/>
      <w:bookmarkEnd w:id="2174"/>
      <w:r>
        <w:t xml:space="preserve">Canali, Raffaella, Lucia Natarelli, Guido Leoni, Elena Azzini, Raffaella Comitato, Oezgur Sancak, Luca Barella, and Fabio Virgili. 2014. “Vitamin C Supplementation Modulates Gene Expression in Peripheral Blood Mononuclear Cells Specifically Upon an Inflammatory Stimulus: A Pilot Study in Healthy Subjects.” </w:t>
      </w:r>
      <w:r>
        <w:rPr>
          <w:i/>
          <w:iCs/>
        </w:rPr>
        <w:t>Genes &amp; Nutrition</w:t>
      </w:r>
      <w:r>
        <w:t xml:space="preserve"> 9 (3): 390. </w:t>
      </w:r>
      <w:hyperlink r:id="rId23">
        <w:r>
          <w:rPr>
            <w:rStyle w:val="Hyperlink"/>
          </w:rPr>
          <w:t>https://doi.org/10.1007/s12263-014-0390-x</w:t>
        </w:r>
      </w:hyperlink>
      <w:r>
        <w:t>.</w:t>
      </w:r>
    </w:p>
    <w:p w:rsidR="00113B1A" w:rsidRDefault="00B36E4A">
      <w:pPr>
        <w:pStyle w:val="Bibliography"/>
      </w:pPr>
      <w:bookmarkStart w:id="2176" w:name="ref-CVD"/>
      <w:bookmarkEnd w:id="2175"/>
      <w:r>
        <w:t xml:space="preserve">“Cardiovascular Diseases (CVDs).” n.d. Accessed March 12, 2023. </w:t>
      </w:r>
      <w:hyperlink r:id="rId24">
        <w:r>
          <w:rPr>
            <w:rStyle w:val="Hyperlink"/>
          </w:rPr>
          <w:t>https://www.who.int/news-room/fact-sheets/detail/cardiovascular-diseases-(cvds)</w:t>
        </w:r>
      </w:hyperlink>
      <w:r>
        <w:t>.</w:t>
      </w:r>
    </w:p>
    <w:p w:rsidR="00113B1A" w:rsidRDefault="00B36E4A">
      <w:pPr>
        <w:pStyle w:val="Bibliography"/>
      </w:pPr>
      <w:bookmarkStart w:id="2177" w:name="ref-PBMC-miR"/>
      <w:bookmarkEnd w:id="2176"/>
      <w:r>
        <w:t xml:space="preserve">Gao, Jie, Jia Liu, Ying Zhang, BaoYi Guan, Hua Qu, Hua Chai, WenTing Wang, XiaoJuan Ma, and DaZhuo Shi. 2020. “PBMCs-Derived microRNA Signature as a Prethrombotic Status Discriminator in Stable Coronary Artery Disease.” </w:t>
      </w:r>
      <w:r>
        <w:rPr>
          <w:i/>
          <w:iCs/>
        </w:rPr>
        <w:t>Thrombosis and Haemostasis</w:t>
      </w:r>
      <w:r>
        <w:t xml:space="preserve"> 120 (01): 121–31. </w:t>
      </w:r>
      <w:hyperlink r:id="rId25">
        <w:r>
          <w:rPr>
            <w:rStyle w:val="Hyperlink"/>
          </w:rPr>
          <w:t>https://doi.org/10.1055/s-0039-1700518</w:t>
        </w:r>
      </w:hyperlink>
      <w:r>
        <w:t>.</w:t>
      </w:r>
    </w:p>
    <w:p w:rsidR="00113B1A" w:rsidRDefault="00B36E4A">
      <w:pPr>
        <w:pStyle w:val="Bibliography"/>
      </w:pPr>
      <w:bookmarkStart w:id="2178" w:name="ref-Meder23"/>
      <w:bookmarkEnd w:id="2177"/>
      <w:r>
        <w:t xml:space="preserve">Hapke, Nils, Margarete Heinrichs, DiyaaElDin Ashour, Elena Vogel, Ulrich Hofmann, Stefan Frantz, and Gustavo Campos Ramos. 2022. “Identification of a Novel Cardiac Epitope Triggering T-Cell Responses in Patients with Myocardial Infarction.” </w:t>
      </w:r>
      <w:r>
        <w:rPr>
          <w:i/>
          <w:iCs/>
        </w:rPr>
        <w:t>Journal of Molecular and Cellular Cardiology</w:t>
      </w:r>
      <w:r>
        <w:t xml:space="preserve"> 173 (December): 25–29. </w:t>
      </w:r>
      <w:hyperlink r:id="rId26">
        <w:r>
          <w:rPr>
            <w:rStyle w:val="Hyperlink"/>
          </w:rPr>
          <w:t>https://doi.org/10.1016/j.yjmcc.2022.09.001</w:t>
        </w:r>
      </w:hyperlink>
      <w:r>
        <w:t>.</w:t>
      </w:r>
    </w:p>
    <w:p w:rsidR="00113B1A" w:rsidRDefault="00B36E4A">
      <w:pPr>
        <w:pStyle w:val="Bibliography"/>
      </w:pPr>
      <w:bookmarkStart w:id="2179" w:name="ref-numpy"/>
      <w:bookmarkEnd w:id="2178"/>
      <w:r>
        <w:t xml:space="preserve">Harris, Charles R., K. Jarrod Millman, Stéfan J. van der Walt, Ralf Gommers, Pauli Virtanen, David Cournapeau, Eric Wieser, et al. 2020. “Array Programming with NumPy.” </w:t>
      </w:r>
      <w:r>
        <w:rPr>
          <w:i/>
          <w:iCs/>
        </w:rPr>
        <w:t>Nature</w:t>
      </w:r>
      <w:r>
        <w:t xml:space="preserve"> 585 (7825): 357–62. </w:t>
      </w:r>
      <w:hyperlink r:id="rId27">
        <w:r>
          <w:rPr>
            <w:rStyle w:val="Hyperlink"/>
          </w:rPr>
          <w:t>https://doi.org/10.1038/s41586-020-2649-2</w:t>
        </w:r>
      </w:hyperlink>
      <w:r>
        <w:t>.</w:t>
      </w:r>
    </w:p>
    <w:p w:rsidR="00113B1A" w:rsidRDefault="00B36E4A">
      <w:pPr>
        <w:pStyle w:val="Bibliography"/>
      </w:pPr>
      <w:bookmarkStart w:id="2180" w:name="ref-scikitopt"/>
      <w:bookmarkEnd w:id="2179"/>
      <w:r>
        <w:t xml:space="preserve">Head, Tim, Manoj Kumar, Holger Nahrstaedt, Gilles Louppe, and Iaroslav Shcherbatyi. 2021. </w:t>
      </w:r>
      <w:r>
        <w:rPr>
          <w:i/>
          <w:iCs/>
        </w:rPr>
        <w:t>Scikit-Optimize/Scikit-Optimize</w:t>
      </w:r>
      <w:r>
        <w:t xml:space="preserve"> (version v0.9.0). Zenodo. </w:t>
      </w:r>
      <w:hyperlink r:id="rId28">
        <w:r>
          <w:rPr>
            <w:rStyle w:val="Hyperlink"/>
          </w:rPr>
          <w:t>https://doi.org/10.5281/zenodo.5565057</w:t>
        </w:r>
      </w:hyperlink>
      <w:r>
        <w:t>.</w:t>
      </w:r>
    </w:p>
    <w:p w:rsidR="00113B1A" w:rsidRDefault="00B36E4A">
      <w:pPr>
        <w:pStyle w:val="Bibliography"/>
      </w:pPr>
      <w:bookmarkStart w:id="2181" w:name="ref-29aa"/>
      <w:bookmarkEnd w:id="2180"/>
      <w:r>
        <w:lastRenderedPageBreak/>
        <w:t xml:space="preserve">Horita, Masahiro, Colin Farquharson, and Louise A Stephen. 2021. “The Role of miR‐29 Family in Disease.” </w:t>
      </w:r>
      <w:r>
        <w:rPr>
          <w:i/>
          <w:iCs/>
        </w:rPr>
        <w:t>Journal of Cellular Biochemistry</w:t>
      </w:r>
      <w:r>
        <w:t xml:space="preserve"> 122 (7): 696–715. </w:t>
      </w:r>
      <w:hyperlink r:id="rId29">
        <w:r>
          <w:rPr>
            <w:rStyle w:val="Hyperlink"/>
          </w:rPr>
          <w:t>https://doi.org/10.1002/jcb.29896</w:t>
        </w:r>
      </w:hyperlink>
      <w:r>
        <w:t>.</w:t>
      </w:r>
    </w:p>
    <w:p w:rsidR="00113B1A" w:rsidRDefault="00B36E4A">
      <w:pPr>
        <w:pStyle w:val="Bibliography"/>
      </w:pPr>
      <w:bookmarkStart w:id="2182" w:name="ref-29a"/>
      <w:bookmarkEnd w:id="2181"/>
      <w:r>
        <w:t xml:space="preserve">Huang, Yu-Qing, An-Ping Cai, Ji-Yan Chen, Cheng Huang, Jie Li, and Ying-Qing Feng. 2016. “The Relationship of Plasma miR-29a and Oxidized Low Density Lipoprotein with Atherosclerosis.” </w:t>
      </w:r>
      <w:r>
        <w:rPr>
          <w:i/>
          <w:iCs/>
        </w:rPr>
        <w:t>Cellular Physiology and Biochemistry</w:t>
      </w:r>
      <w:r>
        <w:t xml:space="preserve"> 40 (6): 1521–28. </w:t>
      </w:r>
      <w:hyperlink r:id="rId30">
        <w:r>
          <w:rPr>
            <w:rStyle w:val="Hyperlink"/>
          </w:rPr>
          <w:t>https://doi.org/10.1159/000453202</w:t>
        </w:r>
      </w:hyperlink>
      <w:r>
        <w:t>.</w:t>
      </w:r>
    </w:p>
    <w:p w:rsidR="00113B1A" w:rsidRDefault="00B36E4A">
      <w:pPr>
        <w:pStyle w:val="Bibliography"/>
      </w:pPr>
      <w:bookmarkStart w:id="2183" w:name="ref-m2"/>
      <w:bookmarkEnd w:id="2182"/>
      <w:r>
        <w:t xml:space="preserve">Kalayinia, Samira, Fateme Arjmand, Majid Maleki, Mahshid Malakootian, and Chandra Pal Singh. 2021. “MicroRNAs: Roles in Cardiovascular Development and Disease.” </w:t>
      </w:r>
      <w:r>
        <w:rPr>
          <w:i/>
          <w:iCs/>
        </w:rPr>
        <w:t>Cardiovascular Pathology</w:t>
      </w:r>
      <w:r>
        <w:t xml:space="preserve"> 50 (January): 107296. </w:t>
      </w:r>
      <w:hyperlink r:id="rId31">
        <w:r>
          <w:rPr>
            <w:rStyle w:val="Hyperlink"/>
          </w:rPr>
          <w:t>https://doi.org/10.1016/j.carpath.2020.107296</w:t>
        </w:r>
      </w:hyperlink>
      <w:r>
        <w:t>.</w:t>
      </w:r>
    </w:p>
    <w:p w:rsidR="00113B1A" w:rsidRDefault="00B36E4A">
      <w:pPr>
        <w:pStyle w:val="Bibliography"/>
      </w:pPr>
      <w:bookmarkStart w:id="2184" w:name="ref-11-15"/>
      <w:bookmarkEnd w:id="2183"/>
      <w:r>
        <w:t xml:space="preserve">Kaur, Amanpreet, Sharon T Mackin, Kenny Schlosser, Fui Lin Wong, Malik Elharram, Christian Delles, Duncan J Stewart, Natalie Dayan, Tara Landry, and Louise Pilote. 2020. “Systematic Review of microRNA Biomarkers in Acute Coronary Syndrome and Stable Coronary Artery Disease.” </w:t>
      </w:r>
      <w:r>
        <w:rPr>
          <w:i/>
          <w:iCs/>
        </w:rPr>
        <w:t>Cardiovascular Research</w:t>
      </w:r>
      <w:r>
        <w:t xml:space="preserve"> 116 (6): 1113–24. </w:t>
      </w:r>
      <w:hyperlink r:id="rId32">
        <w:r>
          <w:rPr>
            <w:rStyle w:val="Hyperlink"/>
          </w:rPr>
          <w:t>https://doi.org/10.1093/cvr/cvz302</w:t>
        </w:r>
      </w:hyperlink>
      <w:r>
        <w:t>.</w:t>
      </w:r>
    </w:p>
    <w:p w:rsidR="00113B1A" w:rsidRDefault="00B36E4A">
      <w:pPr>
        <w:pStyle w:val="Bibliography"/>
      </w:pPr>
      <w:bookmarkStart w:id="2185" w:name="ref-24"/>
      <w:bookmarkEnd w:id="2184"/>
      <w:r>
        <w:t xml:space="preserve">Khan, Abrar A., Vinayak Gupta, and Nitish R. Mahapatra. 2022. “Key Regulatory miRNAs in Lipid Homeostasis: Implications for Cardiometabolic Diseases and Development of Novel Therapeutics.” </w:t>
      </w:r>
      <w:r>
        <w:rPr>
          <w:i/>
          <w:iCs/>
        </w:rPr>
        <w:t>Drug Discovery Today</w:t>
      </w:r>
      <w:r>
        <w:t xml:space="preserve"> 27 (8): 2170–80. </w:t>
      </w:r>
      <w:hyperlink r:id="rId33">
        <w:r>
          <w:rPr>
            <w:rStyle w:val="Hyperlink"/>
          </w:rPr>
          <w:t>https://doi.org/10.1016/j.drudis.2022.05.003</w:t>
        </w:r>
      </w:hyperlink>
      <w:r>
        <w:t>.</w:t>
      </w:r>
    </w:p>
    <w:p w:rsidR="00113B1A" w:rsidRDefault="00B36E4A">
      <w:pPr>
        <w:pStyle w:val="Bibliography"/>
      </w:pPr>
      <w:bookmarkStart w:id="2186" w:name="ref-23"/>
      <w:bookmarkEnd w:id="2185"/>
      <w:r>
        <w:t xml:space="preserve">Laggerbauer, Bernhard, and Stefan Engelhardt. 2022. “MicroRNAs as Therapeutic Targets in Cardiovascular Disease.” </w:t>
      </w:r>
      <w:r>
        <w:rPr>
          <w:i/>
          <w:iCs/>
        </w:rPr>
        <w:t>Journal of Clinical Investigation</w:t>
      </w:r>
      <w:r>
        <w:t xml:space="preserve"> 132 (11): e159179. </w:t>
      </w:r>
      <w:hyperlink r:id="rId34">
        <w:r>
          <w:rPr>
            <w:rStyle w:val="Hyperlink"/>
          </w:rPr>
          <w:t>https://doi.org/10.1172/JCI159179</w:t>
        </w:r>
      </w:hyperlink>
      <w:r>
        <w:t>.</w:t>
      </w:r>
    </w:p>
    <w:p w:rsidR="00113B1A" w:rsidRDefault="00B36E4A">
      <w:pPr>
        <w:pStyle w:val="Bibliography"/>
      </w:pPr>
      <w:bookmarkStart w:id="2187" w:name="ref-BER"/>
      <w:bookmarkEnd w:id="2186"/>
      <w:r>
        <w:t xml:space="preserve">Lazar, C., S. Meganck, J. Taminau, D. Steenhoff, A. Coletta, C. Molter, D. Y. Weiss-Solis, R. Duque, H. Bersini, and A. Nowe. 2013. “Batch Effect Removal Methods for Microarray Gene Expression Data Integration: A Survey.” </w:t>
      </w:r>
      <w:r>
        <w:rPr>
          <w:i/>
          <w:iCs/>
        </w:rPr>
        <w:t>Briefings in Bioinformatics</w:t>
      </w:r>
      <w:r>
        <w:t xml:space="preserve"> 14 (4): 469–90. </w:t>
      </w:r>
      <w:hyperlink r:id="rId35">
        <w:r>
          <w:rPr>
            <w:rStyle w:val="Hyperlink"/>
          </w:rPr>
          <w:t>https://doi.org/10.1093/bib/bbs037</w:t>
        </w:r>
      </w:hyperlink>
      <w:r>
        <w:t>.</w:t>
      </w:r>
    </w:p>
    <w:p w:rsidR="00113B1A" w:rsidRDefault="00B36E4A">
      <w:pPr>
        <w:pStyle w:val="Bibliography"/>
      </w:pPr>
      <w:bookmarkStart w:id="2188" w:name="ref-320"/>
      <w:bookmarkEnd w:id="2187"/>
      <w:r>
        <w:t xml:space="preserve">Li, Fang, Shan-Shan Li, Hui Chen, Jian-Zhi Zhao, Jie Hao, Jin-Ming Liu, Xiu-Guang Zu, and Wei Cui. 2021. “miR-320 Accelerates Chronic Heart Failure with Cardiac Fibrosis Through Activation of the Il6/Stat3 Axis.” </w:t>
      </w:r>
      <w:r>
        <w:rPr>
          <w:i/>
          <w:iCs/>
        </w:rPr>
        <w:t>Aging</w:t>
      </w:r>
      <w:r>
        <w:t xml:space="preserve"> 13 (18): 22516–27. </w:t>
      </w:r>
      <w:hyperlink r:id="rId36">
        <w:r>
          <w:rPr>
            <w:rStyle w:val="Hyperlink"/>
          </w:rPr>
          <w:t>https://doi.org/10.18632/aging.203562</w:t>
        </w:r>
      </w:hyperlink>
      <w:r>
        <w:t>.</w:t>
      </w:r>
    </w:p>
    <w:p w:rsidR="00113B1A" w:rsidRDefault="00B36E4A">
      <w:pPr>
        <w:pStyle w:val="Bibliography"/>
      </w:pPr>
      <w:bookmarkStart w:id="2189" w:name="ref-21"/>
      <w:bookmarkEnd w:id="2188"/>
      <w:r>
        <w:t>Li, Sihui, Qian Fan, Shaolin He, Tingting Tang, Yuhua Liao, and Jiangjiao Xie. 2015. “MicroRNA-21 Negatively Regulates Treg Cells Through a TGF-</w:t>
      </w:r>
      <m:oMath>
        <m:r>
          <w:rPr>
            <w:rFonts w:ascii="Cambria Math" w:hAnsi="Cambria Math"/>
          </w:rPr>
          <m:t>β1</m:t>
        </m:r>
      </m:oMath>
      <w:r>
        <w:t xml:space="preserve">/Smad-Independent Pathway in Patients with Coronary Heart Disease.” </w:t>
      </w:r>
      <w:r>
        <w:rPr>
          <w:i/>
          <w:iCs/>
        </w:rPr>
        <w:t>Cellular Physiology and Biochemistry</w:t>
      </w:r>
      <w:r>
        <w:t xml:space="preserve"> 37 (3): 866–78. </w:t>
      </w:r>
      <w:hyperlink r:id="rId37">
        <w:r>
          <w:rPr>
            <w:rStyle w:val="Hyperlink"/>
          </w:rPr>
          <w:t>https://doi.org/10.1159/000430214</w:t>
        </w:r>
      </w:hyperlink>
      <w:r>
        <w:t>.</w:t>
      </w:r>
    </w:p>
    <w:p w:rsidR="00113B1A" w:rsidRDefault="00B36E4A">
      <w:pPr>
        <w:pStyle w:val="Bibliography"/>
      </w:pPr>
      <w:bookmarkStart w:id="2190" w:name="ref-32-2"/>
      <w:bookmarkEnd w:id="2189"/>
      <w:r>
        <w:t xml:space="preserve">Liu, Jianghua, Xinhua Xiao, Yingying Shen, Ling Chen, Canxin Xu, Heng Zhao, Ying Wu, et al. 2017. “MicroRNA-32 Promotes Calcification in Vascular Smooth Muscle Cells: Implications as a Novel Marker for Coronary Artery Calcification.” Edited by Yin Tintut. </w:t>
      </w:r>
      <w:r>
        <w:rPr>
          <w:i/>
          <w:iCs/>
        </w:rPr>
        <w:t>PLOS ONE</w:t>
      </w:r>
      <w:r>
        <w:t xml:space="preserve"> 12 (3): e0174138. </w:t>
      </w:r>
      <w:hyperlink r:id="rId38">
        <w:r>
          <w:rPr>
            <w:rStyle w:val="Hyperlink"/>
          </w:rPr>
          <w:t>https://doi.org/10.1371/journal.pone.0174138</w:t>
        </w:r>
      </w:hyperlink>
      <w:r>
        <w:t>.</w:t>
      </w:r>
    </w:p>
    <w:p w:rsidR="00113B1A" w:rsidRDefault="00B36E4A">
      <w:pPr>
        <w:pStyle w:val="Bibliography"/>
      </w:pPr>
      <w:bookmarkStart w:id="2191" w:name="ref-67"/>
      <w:bookmarkEnd w:id="2190"/>
      <w:r>
        <w:lastRenderedPageBreak/>
        <w:t xml:space="preserve">Maciejak, Agata, Marek Kiliszek, Marcin Michalak, Dorota Tulacz, Grzegorz Opolski, Krzysztof Matlak, Slawomir Dobrzycki, Agnieszka Segiet, Monika Gora, and Beata Burzynska. 2015. “Gene Expression Profiling Reveals Potential Prognostic Biomarkers Associated with the Progression of Heart Failure.” </w:t>
      </w:r>
      <w:r>
        <w:rPr>
          <w:i/>
          <w:iCs/>
        </w:rPr>
        <w:t>Genome Medicine</w:t>
      </w:r>
      <w:r>
        <w:t xml:space="preserve"> 7 (1): 26. </w:t>
      </w:r>
      <w:hyperlink r:id="rId39">
        <w:r>
          <w:rPr>
            <w:rStyle w:val="Hyperlink"/>
          </w:rPr>
          <w:t>https://doi.org/10.1186/s13073-015-0149-z</w:t>
        </w:r>
      </w:hyperlink>
      <w:r>
        <w:t>.</w:t>
      </w:r>
    </w:p>
    <w:p w:rsidR="00113B1A" w:rsidRDefault="00B36E4A">
      <w:pPr>
        <w:pStyle w:val="Bibliography"/>
      </w:pPr>
      <w:bookmarkStart w:id="2192" w:name="ref-09"/>
      <w:bookmarkEnd w:id="2191"/>
      <w:r>
        <w:t xml:space="preserve">Matone, Alice, Colm M. O’Grada, Eugene T. Dillon, Ciara Morris, Miriam F. Ryan, Marianne Walsh, Eileen R. Gibney, et al. 2015. “Body Mass Index Mediates Inflammatory Response to Acute Dietary Challenges.” </w:t>
      </w:r>
      <w:r>
        <w:rPr>
          <w:i/>
          <w:iCs/>
        </w:rPr>
        <w:t>Molecular Nutrition &amp; Food Research</w:t>
      </w:r>
      <w:r>
        <w:t xml:space="preserve"> 59 (11): 2279–92. </w:t>
      </w:r>
      <w:hyperlink r:id="rId40">
        <w:r>
          <w:rPr>
            <w:rStyle w:val="Hyperlink"/>
          </w:rPr>
          <w:t>https://doi.org/10.1002/mnfr.201500184</w:t>
        </w:r>
      </w:hyperlink>
      <w:r>
        <w:t>.</w:t>
      </w:r>
    </w:p>
    <w:p w:rsidR="00113B1A" w:rsidRDefault="00B36E4A">
      <w:pPr>
        <w:pStyle w:val="Bibliography"/>
      </w:pPr>
      <w:bookmarkStart w:id="2193" w:name="ref-fRMA"/>
      <w:bookmarkEnd w:id="2192"/>
      <w:r>
        <w:t xml:space="preserve">McCall, M. N., B. M. Bolstad, and R. A. Irizarry. 2010. “Frozen Robust Multiarray Analysis (fRMA).” </w:t>
      </w:r>
      <w:r>
        <w:rPr>
          <w:i/>
          <w:iCs/>
        </w:rPr>
        <w:t>Biostatistics</w:t>
      </w:r>
      <w:r>
        <w:t xml:space="preserve"> 11 (2): 242–53. </w:t>
      </w:r>
      <w:hyperlink r:id="rId41">
        <w:r>
          <w:rPr>
            <w:rStyle w:val="Hyperlink"/>
          </w:rPr>
          <w:t>https://doi.org/10.1093/biostatistics/kxp059</w:t>
        </w:r>
      </w:hyperlink>
      <w:r>
        <w:t>.</w:t>
      </w:r>
    </w:p>
    <w:p w:rsidR="00113B1A" w:rsidRDefault="00B36E4A">
      <w:pPr>
        <w:pStyle w:val="Bibliography"/>
      </w:pPr>
      <w:bookmarkStart w:id="2194" w:name="ref-Barcode"/>
      <w:bookmarkEnd w:id="2193"/>
      <w:r>
        <w:t xml:space="preserve">McCall, Matthew N., Karan Uppal, Harris A. Jaffee, Michael J. Zilliox, and Rafael A. Irizarry. 2011. “The Gene Expression Barcode: Leveraging Public Data Repositories to Begin Cataloging the Human and Murine Transcriptomes.” </w:t>
      </w:r>
      <w:r>
        <w:rPr>
          <w:i/>
          <w:iCs/>
        </w:rPr>
        <w:t>Nucleic Acids Research</w:t>
      </w:r>
      <w:r>
        <w:t xml:space="preserve"> 39 (suppl_1): D1011–15. </w:t>
      </w:r>
      <w:hyperlink r:id="rId42">
        <w:r>
          <w:rPr>
            <w:rStyle w:val="Hyperlink"/>
          </w:rPr>
          <w:t>https://doi.org/10.1093/nar/gkq1259</w:t>
        </w:r>
      </w:hyperlink>
      <w:r>
        <w:t>.</w:t>
      </w:r>
    </w:p>
    <w:p w:rsidR="00113B1A" w:rsidRDefault="00B36E4A">
      <w:pPr>
        <w:pStyle w:val="Bibliography"/>
      </w:pPr>
      <w:bookmarkStart w:id="2195" w:name="ref-pandas"/>
      <w:bookmarkEnd w:id="2194"/>
      <w:r>
        <w:t xml:space="preserve">McKinney, Wes. 2010. “Data Structures for Statistical Computing in Python.” In </w:t>
      </w:r>
      <w:r>
        <w:rPr>
          <w:i/>
          <w:iCs/>
        </w:rPr>
        <w:t>Proceedings of the 9th Python in Science Conference</w:t>
      </w:r>
      <w:r>
        <w:t xml:space="preserve">, edited by Stéfan van der Walt and Jarrod Millman, 56–61. </w:t>
      </w:r>
      <w:hyperlink r:id="rId43">
        <w:r>
          <w:rPr>
            <w:rStyle w:val="Hyperlink"/>
          </w:rPr>
          <w:t xml:space="preserve">https://doi.org/ 10.25080/Majora-92bf1922-00a </w:t>
        </w:r>
      </w:hyperlink>
      <w:r>
        <w:t>.</w:t>
      </w:r>
    </w:p>
    <w:p w:rsidR="00113B1A" w:rsidRDefault="00B36E4A">
      <w:pPr>
        <w:pStyle w:val="Bibliography"/>
      </w:pPr>
      <w:bookmarkStart w:id="2196" w:name="ref-Meder6"/>
      <w:bookmarkEnd w:id="2195"/>
      <w:r>
        <w:t xml:space="preserve">Mosallaei, Meysam, Naeim Ehtesham, Shima Rahimirad, Mostafa Saghi, Nasim Vatandoost, and Sharifeh Khosravi. 2022. “PBMCs: A New Source of Diagnostic and Prognostic Biomarkers.” </w:t>
      </w:r>
      <w:r>
        <w:rPr>
          <w:i/>
          <w:iCs/>
        </w:rPr>
        <w:t>Archives of Physiology and Biochemistry</w:t>
      </w:r>
      <w:r>
        <w:t xml:space="preserve"> 128 (4): 1081–87. </w:t>
      </w:r>
      <w:hyperlink r:id="rId44">
        <w:r>
          <w:rPr>
            <w:rStyle w:val="Hyperlink"/>
          </w:rPr>
          <w:t>https://doi.org/10.1080/13813455.2020.1752257</w:t>
        </w:r>
      </w:hyperlink>
      <w:r>
        <w:t>.</w:t>
      </w:r>
    </w:p>
    <w:p w:rsidR="00113B1A" w:rsidRDefault="00B36E4A">
      <w:pPr>
        <w:pStyle w:val="Bibliography"/>
      </w:pPr>
      <w:bookmarkStart w:id="2197" w:name="ref-scikit-learn"/>
      <w:bookmarkEnd w:id="2196"/>
      <w:r>
        <w:t xml:space="preserve">Pedregosa, F., G. Varoquaux, A. Gramfort, V. Michel, B. Thirion, O. Grisel, M. Blondel, et al. 2011. “Scikit-Learn: Machine Learning in Python.” </w:t>
      </w:r>
      <w:r>
        <w:rPr>
          <w:i/>
          <w:iCs/>
        </w:rPr>
        <w:t>Journal of Machine Learning Research</w:t>
      </w:r>
      <w:r>
        <w:t xml:space="preserve"> 12: 2825–30.</w:t>
      </w:r>
    </w:p>
    <w:p w:rsidR="00113B1A" w:rsidRDefault="00B36E4A">
      <w:pPr>
        <w:pStyle w:val="Bibliography"/>
      </w:pPr>
      <w:bookmarkStart w:id="2198" w:name="ref-ML"/>
      <w:bookmarkEnd w:id="2197"/>
      <w:r>
        <w:t xml:space="preserve">Reel, Parminder S., Smarti Reel, Ewan Pearson, Emanuele Trucco, and Emily Jefferson. 2021. “Using Machine Learning Approaches for Multi-Omics Data Analysis: A Review.” </w:t>
      </w:r>
      <w:r>
        <w:rPr>
          <w:i/>
          <w:iCs/>
        </w:rPr>
        <w:t>Biotechnology Advances</w:t>
      </w:r>
      <w:r>
        <w:t xml:space="preserve"> 49 (July): 107739. </w:t>
      </w:r>
      <w:hyperlink r:id="rId45">
        <w:r>
          <w:rPr>
            <w:rStyle w:val="Hyperlink"/>
          </w:rPr>
          <w:t>https://doi.org/10.1016/j.biotechadv.2021.107739</w:t>
        </w:r>
      </w:hyperlink>
      <w:r>
        <w:t>.</w:t>
      </w:r>
    </w:p>
    <w:p w:rsidR="00113B1A" w:rsidRDefault="00B36E4A">
      <w:pPr>
        <w:pStyle w:val="Bibliography"/>
      </w:pPr>
      <w:bookmarkStart w:id="2199" w:name="ref-miR"/>
      <w:bookmarkEnd w:id="2198"/>
      <w:r>
        <w:t xml:space="preserve">Schulte, Christian, Temo Barwari, Abhishek Joshi, Tanja Zeller, and Manuel Mayr. 2020. “Noncoding RNAs Versus Protein Biomarkers in Cardiovascular Disease.” </w:t>
      </w:r>
      <w:r>
        <w:rPr>
          <w:i/>
          <w:iCs/>
        </w:rPr>
        <w:t>Trends in Molecular Medicine</w:t>
      </w:r>
      <w:r>
        <w:t xml:space="preserve"> 26 (6): 583–96. </w:t>
      </w:r>
      <w:hyperlink r:id="rId46">
        <w:r>
          <w:rPr>
            <w:rStyle w:val="Hyperlink"/>
          </w:rPr>
          <w:t>https://doi.org/10.1016/j.molmed.2020.02.001</w:t>
        </w:r>
      </w:hyperlink>
      <w:r>
        <w:t>.</w:t>
      </w:r>
    </w:p>
    <w:p w:rsidR="00113B1A" w:rsidRDefault="00B36E4A">
      <w:pPr>
        <w:pStyle w:val="Bibliography"/>
      </w:pPr>
      <w:bookmarkStart w:id="2200" w:name="ref-m1"/>
      <w:bookmarkEnd w:id="2199"/>
      <w:r>
        <w:t xml:space="preserve">Schulte, Christian, Mahir Karakas, and Tanja Zeller. 2017. “microRNAs in Cardiovascular Disease – Clinical Application.” </w:t>
      </w:r>
      <w:r>
        <w:rPr>
          <w:i/>
          <w:iCs/>
        </w:rPr>
        <w:t>Clinical Chemistry and Laboratory Medicine (CCLM)</w:t>
      </w:r>
      <w:r>
        <w:t xml:space="preserve"> 55 (5). </w:t>
      </w:r>
      <w:hyperlink r:id="rId47">
        <w:r>
          <w:rPr>
            <w:rStyle w:val="Hyperlink"/>
          </w:rPr>
          <w:t>https://doi.org/10.1515/cclm-2016-0576</w:t>
        </w:r>
      </w:hyperlink>
      <w:r>
        <w:t>.</w:t>
      </w:r>
    </w:p>
    <w:p w:rsidR="00113B1A" w:rsidRDefault="00B36E4A">
      <w:pPr>
        <w:pStyle w:val="Bibliography"/>
      </w:pPr>
      <w:bookmarkStart w:id="2201" w:name="ref-36"/>
      <w:bookmarkEnd w:id="2200"/>
      <w:r>
        <w:t xml:space="preserve">Soler-Botija, Carolina, Carolina Gálvez-Montón, and Antoni Bayés-Genís. 2019. “Epigenetic Biomarkers in Cardiovascular Diseases.” </w:t>
      </w:r>
      <w:r>
        <w:rPr>
          <w:i/>
          <w:iCs/>
        </w:rPr>
        <w:t>Frontiers in Genetics</w:t>
      </w:r>
      <w:r>
        <w:t xml:space="preserve"> 10 (October): 950. </w:t>
      </w:r>
      <w:hyperlink r:id="rId48">
        <w:r>
          <w:rPr>
            <w:rStyle w:val="Hyperlink"/>
          </w:rPr>
          <w:t>https://doi.org/10.3389/fgene.2019.00950</w:t>
        </w:r>
      </w:hyperlink>
      <w:r>
        <w:t>.</w:t>
      </w:r>
    </w:p>
    <w:p w:rsidR="00113B1A" w:rsidRDefault="00B36E4A">
      <w:pPr>
        <w:pStyle w:val="Bibliography"/>
      </w:pPr>
      <w:bookmarkStart w:id="2202" w:name="ref-17"/>
      <w:bookmarkEnd w:id="2201"/>
      <w:r>
        <w:lastRenderedPageBreak/>
        <w:t xml:space="preserve">Thygesen, Kristian, Joseph S. Alpert, Allan S. Jaffe, Bernard R. Chaitman, Jeroen J. Bax, David A. Morrow, Harvey D. White, and The Executive Group on behalf of the Joint European Society of Cardiology (ESC)/American College of Cardiology (ACC)/American Heart Association (AHA)/World Heart Federation (WHF) Task Force for the Universal Definition of Myocardial Infarction. 2018. “Fourth Universal Definition of Myocardial Infarction (2018).” </w:t>
      </w:r>
      <w:r>
        <w:rPr>
          <w:i/>
          <w:iCs/>
        </w:rPr>
        <w:t>Circulation</w:t>
      </w:r>
      <w:r>
        <w:t xml:space="preserve"> 138 (20). </w:t>
      </w:r>
      <w:hyperlink r:id="rId49">
        <w:r>
          <w:rPr>
            <w:rStyle w:val="Hyperlink"/>
          </w:rPr>
          <w:t>https://doi.org/10.1161/CIR.0000000000000617</w:t>
        </w:r>
      </w:hyperlink>
      <w:r>
        <w:t>.</w:t>
      </w:r>
    </w:p>
    <w:p w:rsidR="00113B1A" w:rsidRDefault="00B36E4A">
      <w:pPr>
        <w:pStyle w:val="Bibliography"/>
      </w:pPr>
      <w:bookmarkStart w:id="2203" w:name="ref-ML-Bio"/>
      <w:bookmarkEnd w:id="2202"/>
      <w:r>
        <w:t xml:space="preserve">Torun, Furkan M., Sebastian Virreira Winter, Sophia Doll, Felix M. Riese, Artem Vorobyev, Johannes B. Mueller-Reif, Philipp E. Geyer, and Maximilian T. Strauss. 2023. “Transparent Exploration of Machine Learning for Biomarker Discovery from Proteomics and Omics Data.” </w:t>
      </w:r>
      <w:r>
        <w:rPr>
          <w:i/>
          <w:iCs/>
        </w:rPr>
        <w:t>Journal of Proteome Research</w:t>
      </w:r>
      <w:r>
        <w:t xml:space="preserve"> 22 (2): 359–67. </w:t>
      </w:r>
      <w:hyperlink r:id="rId50">
        <w:r>
          <w:rPr>
            <w:rStyle w:val="Hyperlink"/>
          </w:rPr>
          <w:t>https://doi.org/10.1021/acs.jproteome.2c00473</w:t>
        </w:r>
      </w:hyperlink>
      <w:r>
        <w:t>.</w:t>
      </w:r>
    </w:p>
    <w:p w:rsidR="00113B1A" w:rsidRDefault="00B36E4A">
      <w:pPr>
        <w:pStyle w:val="Bibliography"/>
      </w:pPr>
      <w:bookmarkStart w:id="2204" w:name="ref-18"/>
      <w:bookmarkEnd w:id="2203"/>
      <w:r>
        <w:t xml:space="preserve">Tsao, Connie W., Aaron W. Aday, Zaid I. Almarzooq, Alvaro Alonso, Andrea Z. Beaton, Marcio S. Bittencourt, Amelia K. Boehme, et al. 2022. “Heart Disease and Stroke Statistics—2022 Update: A Report From the American Heart Association.” </w:t>
      </w:r>
      <w:r>
        <w:rPr>
          <w:i/>
          <w:iCs/>
        </w:rPr>
        <w:t>Circulation</w:t>
      </w:r>
      <w:r>
        <w:t xml:space="preserve"> 145 (8). </w:t>
      </w:r>
      <w:hyperlink r:id="rId51">
        <w:r>
          <w:rPr>
            <w:rStyle w:val="Hyperlink"/>
          </w:rPr>
          <w:t>https://doi.org/10.1161/CIR.0000000000001052</w:t>
        </w:r>
      </w:hyperlink>
      <w:r>
        <w:t>.</w:t>
      </w:r>
    </w:p>
    <w:p w:rsidR="00113B1A" w:rsidRDefault="00B36E4A">
      <w:pPr>
        <w:pStyle w:val="Bibliography"/>
      </w:pPr>
      <w:bookmarkStart w:id="2205" w:name="ref-32"/>
      <w:bookmarkEnd w:id="2204"/>
      <w:r>
        <w:t xml:space="preserve">Wang, Dan, Ting Zeng, Zhi Lin, Lu Yan, Fenglin Wang, Lanlan Tang, Leyuan Wang, Daolin Tang, Pan Chen, and Minghua Yang. 2020. “Long Non-Coding RNA Snhg5 Regulates Chemotherapy Resistance Through the miR-32/Dnajb9 Axis in Acute Myeloid Leukemia.” </w:t>
      </w:r>
      <w:r>
        <w:rPr>
          <w:i/>
          <w:iCs/>
        </w:rPr>
        <w:t>Biomedicine &amp; Pharmacotherapy</w:t>
      </w:r>
      <w:r>
        <w:t xml:space="preserve"> 123 (March): 109802. </w:t>
      </w:r>
      <w:hyperlink r:id="rId52">
        <w:r>
          <w:rPr>
            <w:rStyle w:val="Hyperlink"/>
          </w:rPr>
          <w:t>https://doi.org/10.1016/j.biopha.2019.109802</w:t>
        </w:r>
      </w:hyperlink>
      <w:r>
        <w:t>.</w:t>
      </w:r>
    </w:p>
    <w:p w:rsidR="00113B1A" w:rsidRDefault="00B36E4A">
      <w:pPr>
        <w:pStyle w:val="Bibliography"/>
      </w:pPr>
      <w:bookmarkStart w:id="2206" w:name="ref-186"/>
      <w:bookmarkEnd w:id="2205"/>
      <w:r>
        <w:t xml:space="preserve">Yao, Yan, Xin Zhang, Hai-peng Chen, Liang Li, Wei Xie, Gang Lan, Zhen-wang Zhao, Xi-Long Zheng, Zong-bao Wang, and Chao-ke Tang. 2016. “MicroRNA-186 Promotes Macrophage Lipid Accumulation and Secretion of Pro-Inflammatory Cytokines by Targeting Cystathionine </w:t>
      </w:r>
      <m:oMath>
        <m:r>
          <w:rPr>
            <w:rFonts w:ascii="Cambria Math" w:hAnsi="Cambria Math"/>
          </w:rPr>
          <m:t>γ</m:t>
        </m:r>
      </m:oMath>
      <w:r>
        <w:t xml:space="preserve">-Lyase in THP-1 Macrophages.” </w:t>
      </w:r>
      <w:r>
        <w:rPr>
          <w:i/>
          <w:iCs/>
        </w:rPr>
        <w:t>Atherosclerosis</w:t>
      </w:r>
      <w:r>
        <w:t xml:space="preserve"> 250 (July): 122–32. </w:t>
      </w:r>
      <w:hyperlink r:id="rId53">
        <w:r>
          <w:rPr>
            <w:rStyle w:val="Hyperlink"/>
          </w:rPr>
          <w:t>https://doi.org/10.1016/j.atherosclerosis.2016.04.030</w:t>
        </w:r>
      </w:hyperlink>
      <w:r>
        <w:t>.</w:t>
      </w:r>
    </w:p>
    <w:p w:rsidR="00113B1A" w:rsidRDefault="00B36E4A">
      <w:pPr>
        <w:pStyle w:val="Bibliography"/>
      </w:pPr>
      <w:bookmarkStart w:id="2207" w:name="ref-Macro"/>
      <w:bookmarkEnd w:id="2206"/>
      <w:r>
        <w:t xml:space="preserve">Yap, Jonathan, Jason Irei, Javier Lozano-Gerona, Selena Vanapruks, Tianmai Bishop, and William A. Boisvert. 2023. “Macrophages in Cardiac Remodelling After Myocardial Infarction.” </w:t>
      </w:r>
      <w:r>
        <w:rPr>
          <w:i/>
          <w:iCs/>
        </w:rPr>
        <w:t>Nature Reviews Cardiology</w:t>
      </w:r>
      <w:r>
        <w:t xml:space="preserve">, January. </w:t>
      </w:r>
      <w:hyperlink r:id="rId54">
        <w:r>
          <w:rPr>
            <w:rStyle w:val="Hyperlink"/>
          </w:rPr>
          <w:t>https://doi.org/10.1038/s41569-022-00823-5</w:t>
        </w:r>
      </w:hyperlink>
      <w:r>
        <w:t>.</w:t>
      </w:r>
    </w:p>
    <w:p w:rsidR="00113B1A" w:rsidRDefault="00B36E4A">
      <w:pPr>
        <w:pStyle w:val="Bibliography"/>
      </w:pPr>
      <w:bookmarkStart w:id="2208" w:name="ref-magic"/>
      <w:bookmarkEnd w:id="2207"/>
      <w:r>
        <w:t xml:space="preserve">Zeng, Zl, Qingyun Zhu, Zhibo Zhao, Xuyu Zu, and Jianghua Liu. 2021. “Magic and Mystery of microRNA‐32.” </w:t>
      </w:r>
      <w:r>
        <w:rPr>
          <w:i/>
          <w:iCs/>
        </w:rPr>
        <w:t>Journal of Cellular and Molecular Medicine</w:t>
      </w:r>
      <w:r>
        <w:t xml:space="preserve"> 25 (18): 8588–8601. </w:t>
      </w:r>
      <w:hyperlink r:id="rId55">
        <w:r>
          <w:rPr>
            <w:rStyle w:val="Hyperlink"/>
          </w:rPr>
          <w:t>https://doi.org/10.1111/jcmm.16861</w:t>
        </w:r>
      </w:hyperlink>
      <w:r>
        <w:t>.</w:t>
      </w:r>
    </w:p>
    <w:p w:rsidR="00113B1A" w:rsidRDefault="00B36E4A">
      <w:pPr>
        <w:pStyle w:val="Bibliography"/>
      </w:pPr>
      <w:bookmarkStart w:id="2209" w:name="ref-155-2"/>
      <w:bookmarkEnd w:id="2208"/>
      <w:r>
        <w:t xml:space="preserve">Zhang, Yu-Hui, Liang-Hua Xia, Jia-Mei Jin, Ming Zong, Ming Chen, and Bo Zhang. 2015. “Expression Level of miR–155 in Peripheral Blood.” </w:t>
      </w:r>
      <w:r>
        <w:rPr>
          <w:i/>
          <w:iCs/>
        </w:rPr>
        <w:t>Asian Pacific Journal of Tropical Medicine</w:t>
      </w:r>
      <w:r>
        <w:t xml:space="preserve"> 8 (3): 214–19. </w:t>
      </w:r>
      <w:hyperlink r:id="rId56">
        <w:r>
          <w:rPr>
            <w:rStyle w:val="Hyperlink"/>
          </w:rPr>
          <w:t>https://doi.org/10.1016/S1995-7645(14)60318-7</w:t>
        </w:r>
      </w:hyperlink>
      <w:r>
        <w:t>.</w:t>
      </w:r>
    </w:p>
    <w:p w:rsidR="00113B1A" w:rsidRDefault="00B36E4A">
      <w:pPr>
        <w:pStyle w:val="Bibliography"/>
      </w:pPr>
      <w:bookmarkStart w:id="2210" w:name="ref-155-3"/>
      <w:bookmarkEnd w:id="2209"/>
      <w:r>
        <w:t xml:space="preserve">Zhao, Duo, Jing Zhao, Jiangbin Sun, Yanling Su, Jinfeng Jian, Huaan Ye, Jiawang Lin, Zongda Yang, Jiatao Feng, and Zhiping Wang. 2018. “The Expression Level of miR-155 in Plasma and Peripheral Blood Mononuclear Cells in Coronary Artery Disease Patients and the Associations of These Levels with the Apoptosis Rate of Peripheral Blood Mononuclear </w:t>
      </w:r>
      <w:r>
        <w:lastRenderedPageBreak/>
        <w:t xml:space="preserve">Cells.” </w:t>
      </w:r>
      <w:r>
        <w:rPr>
          <w:i/>
          <w:iCs/>
        </w:rPr>
        <w:t>Experimental and Therapeutic Medicine</w:t>
      </w:r>
      <w:r>
        <w:t xml:space="preserve">, September. </w:t>
      </w:r>
      <w:hyperlink r:id="rId57">
        <w:r>
          <w:rPr>
            <w:rStyle w:val="Hyperlink"/>
          </w:rPr>
          <w:t>https://doi.org/10.3892/etm.2018.6797</w:t>
        </w:r>
      </w:hyperlink>
      <w:r>
        <w:t>.</w:t>
      </w:r>
      <w:bookmarkEnd w:id="2169"/>
      <w:bookmarkEnd w:id="2173"/>
      <w:bookmarkEnd w:id="2210"/>
    </w:p>
    <w:sectPr w:rsidR="00113B1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CD1" w:rsidRDefault="00FB2CD1">
      <w:pPr>
        <w:spacing w:after="0"/>
      </w:pPr>
      <w:r>
        <w:separator/>
      </w:r>
    </w:p>
  </w:endnote>
  <w:endnote w:type="continuationSeparator" w:id="0">
    <w:p w:rsidR="00FB2CD1" w:rsidRDefault="00FB2C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CD1" w:rsidRDefault="00FB2CD1">
      <w:r>
        <w:separator/>
      </w:r>
    </w:p>
  </w:footnote>
  <w:footnote w:type="continuationSeparator" w:id="0">
    <w:p w:rsidR="00FB2CD1" w:rsidRDefault="00FB2C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A990"/>
    <w:multiLevelType w:val="multilevel"/>
    <w:tmpl w:val="6FAA24C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nsid w:val="7D4E6E95"/>
    <w:multiLevelType w:val="multilevel"/>
    <w:tmpl w:val="EC6209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za Rahbarghazi">
    <w15:presenceInfo w15:providerId="None" w15:userId="Reza Rahbarghaz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2MjOzMDYytLA0NzcwNbFU0lEKTi0uzszPAykwrAUAoJriICwAAAA="/>
  </w:docVars>
  <w:rsids>
    <w:rsidRoot w:val="00113B1A"/>
    <w:rsid w:val="00113B1A"/>
    <w:rsid w:val="00147B00"/>
    <w:rsid w:val="002B0434"/>
    <w:rsid w:val="002D1C28"/>
    <w:rsid w:val="004524C1"/>
    <w:rsid w:val="004D5C5F"/>
    <w:rsid w:val="00504660"/>
    <w:rsid w:val="00543074"/>
    <w:rsid w:val="005D3561"/>
    <w:rsid w:val="005F1E1A"/>
    <w:rsid w:val="006B723F"/>
    <w:rsid w:val="006F4156"/>
    <w:rsid w:val="0075748D"/>
    <w:rsid w:val="008B6CEF"/>
    <w:rsid w:val="00A554AC"/>
    <w:rsid w:val="00A97094"/>
    <w:rsid w:val="00B36E4A"/>
    <w:rsid w:val="00B712BC"/>
    <w:rsid w:val="00BF5687"/>
    <w:rsid w:val="00C56564"/>
    <w:rsid w:val="00C6552F"/>
    <w:rsid w:val="00C75244"/>
    <w:rsid w:val="00DA266E"/>
    <w:rsid w:val="00ED18DE"/>
    <w:rsid w:val="00F3124D"/>
    <w:rsid w:val="00FB2CD1"/>
    <w:rsid w:val="00FF3253"/>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4EBE92-BFDE-4CAE-A677-8F4178D6B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4"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D18D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ED18D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df"/><Relationship Id="rId18" Type="http://schemas.openxmlformats.org/officeDocument/2006/relationships/image" Target="media/image12.pdf"/><Relationship Id="rId26" Type="http://schemas.openxmlformats.org/officeDocument/2006/relationships/hyperlink" Target="https://doi.org/10.1016/j.yjmcc.2022.09.001" TargetMode="External"/><Relationship Id="rId39" Type="http://schemas.openxmlformats.org/officeDocument/2006/relationships/hyperlink" Target="https://doi.org/10.1186/s13073-015-0149-z" TargetMode="External"/><Relationship Id="rId21" Type="http://schemas.openxmlformats.org/officeDocument/2006/relationships/hyperlink" Target="https://doi.org/10.1007/s10557-022-07335-x" TargetMode="External"/><Relationship Id="rId34" Type="http://schemas.openxmlformats.org/officeDocument/2006/relationships/hyperlink" Target="https://doi.org/10.1172/JCI159179" TargetMode="External"/><Relationship Id="rId42" Type="http://schemas.openxmlformats.org/officeDocument/2006/relationships/hyperlink" Target="https://doi.org/10.1093/nar/gkq1259" TargetMode="External"/><Relationship Id="rId47" Type="http://schemas.openxmlformats.org/officeDocument/2006/relationships/hyperlink" Target="https://doi.org/10.1515/cclm-2016-0576" TargetMode="External"/><Relationship Id="rId50" Type="http://schemas.openxmlformats.org/officeDocument/2006/relationships/hyperlink" Target="https://doi.org/10.1021/acs.jproteome.2c00473" TargetMode="External"/><Relationship Id="rId55" Type="http://schemas.openxmlformats.org/officeDocument/2006/relationships/hyperlink" Target="https://doi.org/10.1111/jcmm.16861" TargetMode="External"/><Relationship Id="rId7" Type="http://schemas.openxmlformats.org/officeDocument/2006/relationships/image" Target="media/image1.pdf"/><Relationship Id="rId12" Type="http://schemas.openxmlformats.org/officeDocument/2006/relationships/image" Target="media/image6.pdf"/><Relationship Id="rId17" Type="http://schemas.openxmlformats.org/officeDocument/2006/relationships/image" Target="media/image11.pdf"/><Relationship Id="rId25" Type="http://schemas.openxmlformats.org/officeDocument/2006/relationships/hyperlink" Target="https://doi.org/10.1055/s-0039-1700518" TargetMode="External"/><Relationship Id="rId33" Type="http://schemas.openxmlformats.org/officeDocument/2006/relationships/hyperlink" Target="https://doi.org/10.1016/j.drudis.2022.05.003" TargetMode="External"/><Relationship Id="rId38" Type="http://schemas.openxmlformats.org/officeDocument/2006/relationships/hyperlink" Target="https://doi.org/10.1371/journal.pone.0174138" TargetMode="External"/><Relationship Id="rId46" Type="http://schemas.openxmlformats.org/officeDocument/2006/relationships/hyperlink" Target="https://doi.org/10.1016/j.molmed.2020.02.001" TargetMode="External"/><Relationship Id="rId59"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pdf"/><Relationship Id="rId20" Type="http://schemas.openxmlformats.org/officeDocument/2006/relationships/image" Target="media/image14.pdf"/><Relationship Id="rId29" Type="http://schemas.openxmlformats.org/officeDocument/2006/relationships/hyperlink" Target="https://doi.org/10.1002/jcb.29896" TargetMode="External"/><Relationship Id="rId41" Type="http://schemas.openxmlformats.org/officeDocument/2006/relationships/hyperlink" Target="https://doi.org/10.1093/biostatistics/kxp059" TargetMode="External"/><Relationship Id="rId54" Type="http://schemas.openxmlformats.org/officeDocument/2006/relationships/hyperlink" Target="https://doi.org/10.1038/s41569-022-00823-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df"/><Relationship Id="rId24" Type="http://schemas.openxmlformats.org/officeDocument/2006/relationships/hyperlink" Target="https://www.who.int/news-room/fact-sheets/detail/cardiovascular-diseases-(cvds)" TargetMode="External"/><Relationship Id="rId32" Type="http://schemas.openxmlformats.org/officeDocument/2006/relationships/hyperlink" Target="https://doi.org/10.1093/cvr/cvz302" TargetMode="External"/><Relationship Id="rId37" Type="http://schemas.openxmlformats.org/officeDocument/2006/relationships/hyperlink" Target="https://doi.org/10.1159/000430214" TargetMode="External"/><Relationship Id="rId40" Type="http://schemas.openxmlformats.org/officeDocument/2006/relationships/hyperlink" Target="https://doi.org/10.1002/mnfr.201500184" TargetMode="External"/><Relationship Id="rId45" Type="http://schemas.openxmlformats.org/officeDocument/2006/relationships/hyperlink" Target="https://doi.org/10.1016/j.biotechadv.2021.107739" TargetMode="External"/><Relationship Id="rId53" Type="http://schemas.openxmlformats.org/officeDocument/2006/relationships/hyperlink" Target="https://doi.org/10.1016/j.atherosclerosis.2016.04.030"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df"/><Relationship Id="rId23" Type="http://schemas.openxmlformats.org/officeDocument/2006/relationships/hyperlink" Target="https://doi.org/10.1007/s12263-014-0390-x" TargetMode="External"/><Relationship Id="rId28" Type="http://schemas.openxmlformats.org/officeDocument/2006/relationships/hyperlink" Target="https://doi.org/10.5281/zenodo.5565057" TargetMode="External"/><Relationship Id="rId36" Type="http://schemas.openxmlformats.org/officeDocument/2006/relationships/hyperlink" Target="https://doi.org/10.18632/aging.203562" TargetMode="External"/><Relationship Id="rId49" Type="http://schemas.openxmlformats.org/officeDocument/2006/relationships/hyperlink" Target="https://doi.org/10.1161/CIR.0000000000000617" TargetMode="External"/><Relationship Id="rId57" Type="http://schemas.openxmlformats.org/officeDocument/2006/relationships/hyperlink" Target="https://doi.org/10.3892/etm.2018.6797" TargetMode="External"/><Relationship Id="rId10" Type="http://schemas.openxmlformats.org/officeDocument/2006/relationships/image" Target="media/image4.pdf"/><Relationship Id="rId19" Type="http://schemas.openxmlformats.org/officeDocument/2006/relationships/image" Target="media/image13.pdf"/><Relationship Id="rId31" Type="http://schemas.openxmlformats.org/officeDocument/2006/relationships/hyperlink" Target="https://doi.org/10.1016/j.carpath.2020.107296" TargetMode="External"/><Relationship Id="rId44" Type="http://schemas.openxmlformats.org/officeDocument/2006/relationships/hyperlink" Target="https://doi.org/10.1080/13813455.2020.1752257" TargetMode="External"/><Relationship Id="rId52" Type="http://schemas.openxmlformats.org/officeDocument/2006/relationships/hyperlink" Target="https://doi.org/10.1016/j.biopha.2019.109802"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df"/><Relationship Id="rId14" Type="http://schemas.openxmlformats.org/officeDocument/2006/relationships/image" Target="media/image8.pdf"/><Relationship Id="rId22" Type="http://schemas.openxmlformats.org/officeDocument/2006/relationships/hyperlink" Target="https://doi.org/10.18632/aging.103084" TargetMode="External"/><Relationship Id="rId27" Type="http://schemas.openxmlformats.org/officeDocument/2006/relationships/hyperlink" Target="https://doi.org/10.1038/s41586-020-2649-2" TargetMode="External"/><Relationship Id="rId30" Type="http://schemas.openxmlformats.org/officeDocument/2006/relationships/hyperlink" Target="https://doi.org/10.1159/000453202" TargetMode="External"/><Relationship Id="rId35" Type="http://schemas.openxmlformats.org/officeDocument/2006/relationships/hyperlink" Target="https://doi.org/10.1093/bib/bbs037" TargetMode="External"/><Relationship Id="rId43" Type="http://schemas.openxmlformats.org/officeDocument/2006/relationships/hyperlink" Target="https://doi.org/%2010.25080/Majora-92bf1922-00a%20" TargetMode="External"/><Relationship Id="rId48" Type="http://schemas.openxmlformats.org/officeDocument/2006/relationships/hyperlink" Target="https://doi.org/10.3389/fgene.2019.00950" TargetMode="External"/><Relationship Id="rId56" Type="http://schemas.openxmlformats.org/officeDocument/2006/relationships/hyperlink" Target="https://doi.org/10.1016/S1995-7645(14)60318-7" TargetMode="External"/><Relationship Id="rId8" Type="http://schemas.openxmlformats.org/officeDocument/2006/relationships/image" Target="media/image2.png"/><Relationship Id="rId51" Type="http://schemas.openxmlformats.org/officeDocument/2006/relationships/hyperlink" Target="https://doi.org/10.1161/CIR.000000000000105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270</TotalTime>
  <Pages>34</Pages>
  <Words>7823</Words>
  <Characters>44595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The First Draft</vt:lpstr>
    </vt:vector>
  </TitlesOfParts>
  <Company/>
  <LinksUpToDate>false</LinksUpToDate>
  <CharactersWithSpaces>52314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First Draft</dc:title>
  <dc:creator/>
  <cp:keywords/>
  <cp:lastModifiedBy>Reza Rahbarghazi</cp:lastModifiedBy>
  <cp:revision>23</cp:revision>
  <dcterms:created xsi:type="dcterms:W3CDTF">2023-04-10T10:56:00Z</dcterms:created>
  <dcterms:modified xsi:type="dcterms:W3CDTF">2023-04-23T04:50:00Z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hors">
    <vt:lpwstr/>
  </property>
  <property fmtid="{D5CDD505-2E9C-101B-9397-08002B2CF9AE}" pid="4" name="bibliography">
    <vt:lpwstr/>
  </property>
  <property fmtid="{D5CDD505-2E9C-101B-9397-08002B2CF9AE}" pid="5" name="date">
    <vt:lpwstr>2023-04-10</vt:lpwstr>
  </property>
  <property fmtid="{D5CDD505-2E9C-101B-9397-08002B2CF9AE}" pid="6" name="link-citation">
    <vt:lpwstr>True</vt:lpwstr>
  </property>
  <property fmtid="{D5CDD505-2E9C-101B-9397-08002B2CF9AE}" pid="7" name="output">
    <vt:lpwstr/>
  </property>
</Properties>
</file>